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7891C1A9" w:rsidR="00766375" w:rsidRPr="00766375" w:rsidRDefault="00766375" w:rsidP="006F501D">
      <w:pPr>
        <w:rPr>
          <w:vertAlign w:val="superscript"/>
        </w:rPr>
      </w:pPr>
      <w:commentRangeStart w:id="1"/>
      <w:r w:rsidRPr="00766375">
        <w:t xml:space="preserve">Julian Wittische </w:t>
      </w:r>
      <w:r w:rsidRPr="00766375">
        <w:rPr>
          <w:vertAlign w:val="superscript"/>
        </w:rPr>
        <w:t>1,2</w:t>
      </w:r>
      <w:r w:rsidR="006B5EEF">
        <w:rPr>
          <w:vertAlign w:val="superscript"/>
        </w:rPr>
        <w:t>,*</w:t>
      </w:r>
      <w:r w:rsidRPr="00766375">
        <w:t xml:space="preserve">, Ximo </w:t>
      </w:r>
      <w:proofErr w:type="spellStart"/>
      <w:r w:rsidRPr="00766375">
        <w:t>Mengual</w:t>
      </w:r>
      <w:proofErr w:type="spellEnd"/>
      <w:r w:rsidRPr="00766375">
        <w:t xml:space="preserve"> </w:t>
      </w:r>
      <w:r w:rsidRPr="00766375">
        <w:rPr>
          <w:vertAlign w:val="superscript"/>
        </w:rPr>
        <w:t>3</w:t>
      </w:r>
      <w:r w:rsidRPr="00766375">
        <w:t>,</w:t>
      </w:r>
      <w:r w:rsidR="002C6FBA">
        <w:t xml:space="preserve"> Frank </w:t>
      </w:r>
      <w:proofErr w:type="spellStart"/>
      <w:r w:rsidR="002C6FBA">
        <w:t>Drygala</w:t>
      </w:r>
      <w:proofErr w:type="spellEnd"/>
      <w:r w:rsidR="002C6FBA">
        <w:t xml:space="preserve">, </w:t>
      </w:r>
      <w:proofErr w:type="spellStart"/>
      <w:r w:rsidR="002C6FBA" w:rsidRPr="002C6FBA">
        <w:t>Joerg</w:t>
      </w:r>
      <w:proofErr w:type="spellEnd"/>
      <w:r w:rsidR="002C6FBA" w:rsidRPr="002C6FBA">
        <w:t xml:space="preserve"> </w:t>
      </w:r>
      <w:proofErr w:type="spellStart"/>
      <w:r w:rsidR="002C6FBA" w:rsidRPr="002C6FBA">
        <w:t>Mehnert</w:t>
      </w:r>
      <w:proofErr w:type="spellEnd"/>
      <w:r w:rsidR="002C6FBA">
        <w:t xml:space="preserve">, </w:t>
      </w:r>
      <w:proofErr w:type="spellStart"/>
      <w:r w:rsidR="002C6FBA">
        <w:t>Stéphanie</w:t>
      </w:r>
      <w:proofErr w:type="spellEnd"/>
      <w:r w:rsidR="002C6FBA">
        <w:t xml:space="preserve"> Lippert</w:t>
      </w:r>
      <w:r w:rsidR="002C6FBA" w:rsidRPr="00766375">
        <w:rPr>
          <w:vertAlign w:val="superscript"/>
        </w:rPr>
        <w:t>1,2</w:t>
      </w:r>
      <w:r w:rsidR="002C6FBA">
        <w:t>, Amanda Luttringer</w:t>
      </w:r>
      <w:r w:rsidR="002C6FBA" w:rsidRPr="00766375">
        <w:rPr>
          <w:vertAlign w:val="superscript"/>
        </w:rPr>
        <w:t>1,2</w:t>
      </w:r>
      <w:r w:rsidR="002C6FBA">
        <w:t>,</w:t>
      </w:r>
      <w:r w:rsidR="00857256">
        <w:t xml:space="preserve"> Hinatea Ariey</w:t>
      </w:r>
      <w:r w:rsidR="00857256" w:rsidRPr="00766375">
        <w:rPr>
          <w:vertAlign w:val="superscript"/>
        </w:rPr>
        <w:t>1,2</w:t>
      </w:r>
      <w:r w:rsidR="00857256">
        <w:t xml:space="preserve">, </w:t>
      </w:r>
      <w:r w:rsidRPr="00766375">
        <w:t xml:space="preserve"> Alain Frantz </w:t>
      </w:r>
      <w:r w:rsidRPr="00766375">
        <w:rPr>
          <w:vertAlign w:val="superscript"/>
        </w:rPr>
        <w:t>1</w:t>
      </w:r>
      <w:r w:rsidR="006B5EEF">
        <w:rPr>
          <w:vertAlign w:val="superscript"/>
        </w:rPr>
        <w:t>,2</w:t>
      </w:r>
      <w:commentRangeEnd w:id="1"/>
      <w:r w:rsidR="00F37673">
        <w:rPr>
          <w:rStyle w:val="CommentReference"/>
        </w:rPr>
        <w:commentReference w:id="1"/>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0C860FF4" w:rsidR="00766375" w:rsidRPr="00F44CF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6374C1F1" w14:textId="604EE842" w:rsidR="00766375" w:rsidRDefault="00766375" w:rsidP="006F501D">
      <w:pPr>
        <w:rPr>
          <w:lang w:val="de-LU"/>
        </w:rPr>
      </w:pPr>
      <w:r>
        <w:rPr>
          <w:lang w:val="de-LU"/>
        </w:rPr>
        <w:t xml:space="preserve">3: </w:t>
      </w:r>
      <w:r w:rsidRPr="00766375">
        <w:rPr>
          <w:lang w:val="de-LU"/>
        </w:rPr>
        <w:t>Zoologisches</w:t>
      </w:r>
      <w:r>
        <w:rPr>
          <w:lang w:val="de-LU"/>
        </w:rPr>
        <w:t xml:space="preserve"> </w:t>
      </w:r>
      <w:r w:rsidRPr="00766375">
        <w:rPr>
          <w:lang w:val="de-LU"/>
        </w:rPr>
        <w:t>Forschungsmuseum</w:t>
      </w:r>
      <w:r>
        <w:rPr>
          <w:lang w:val="de-LU"/>
        </w:rPr>
        <w:t xml:space="preserve"> </w:t>
      </w:r>
      <w:r w:rsidRPr="00766375">
        <w:rPr>
          <w:lang w:val="de-LU"/>
        </w:rPr>
        <w:t>Alexander</w:t>
      </w:r>
      <w:r>
        <w:rPr>
          <w:lang w:val="de-LU"/>
        </w:rPr>
        <w:t xml:space="preserve"> </w:t>
      </w:r>
      <w:r w:rsidRPr="00766375">
        <w:rPr>
          <w:lang w:val="de-LU"/>
        </w:rPr>
        <w:t>Koenig,</w:t>
      </w:r>
      <w:r>
        <w:rPr>
          <w:lang w:val="de-LU"/>
        </w:rPr>
        <w:t xml:space="preserve"> </w:t>
      </w:r>
      <w:r w:rsidRPr="00766375">
        <w:rPr>
          <w:lang w:val="de-LU"/>
        </w:rPr>
        <w:t>Leibniz‐Institut</w:t>
      </w:r>
      <w:r w:rsidR="003C7475">
        <w:rPr>
          <w:lang w:val="de-LU"/>
        </w:rPr>
        <w:t xml:space="preserve"> </w:t>
      </w:r>
      <w:r w:rsidRPr="00766375">
        <w:rPr>
          <w:lang w:val="de-LU"/>
        </w:rPr>
        <w:t>zur</w:t>
      </w:r>
      <w:r w:rsidR="003C7475">
        <w:rPr>
          <w:lang w:val="de-LU"/>
        </w:rPr>
        <w:t xml:space="preserve"> </w:t>
      </w:r>
      <w:r w:rsidRPr="00766375">
        <w:rPr>
          <w:lang w:val="de-LU"/>
        </w:rPr>
        <w:t>Analyse</w:t>
      </w:r>
      <w:r w:rsidR="003C7475">
        <w:rPr>
          <w:lang w:val="de-LU"/>
        </w:rPr>
        <w:t xml:space="preserve"> </w:t>
      </w:r>
      <w:r w:rsidRPr="00766375">
        <w:rPr>
          <w:lang w:val="de-LU"/>
        </w:rPr>
        <w:t>des</w:t>
      </w:r>
      <w:r w:rsidR="003C7475">
        <w:rPr>
          <w:lang w:val="de-LU"/>
        </w:rPr>
        <w:t xml:space="preserve"> </w:t>
      </w:r>
      <w:r w:rsidRPr="00766375">
        <w:rPr>
          <w:lang w:val="de-LU"/>
        </w:rPr>
        <w:t>Biodiversitätswandels,</w:t>
      </w:r>
      <w:r w:rsidR="003C7475">
        <w:rPr>
          <w:lang w:val="de-LU"/>
        </w:rPr>
        <w:t xml:space="preserve"> </w:t>
      </w:r>
      <w:r w:rsidRPr="00766375">
        <w:rPr>
          <w:lang w:val="de-LU"/>
        </w:rPr>
        <w:t>Adenauerallee127,</w:t>
      </w:r>
      <w:r w:rsidR="003C7475">
        <w:rPr>
          <w:lang w:val="de-LU"/>
        </w:rPr>
        <w:t xml:space="preserve"> </w:t>
      </w:r>
      <w:r w:rsidRPr="00766375">
        <w:rPr>
          <w:lang w:val="de-LU"/>
        </w:rPr>
        <w:t>D‐53113</w:t>
      </w:r>
      <w:r w:rsidR="003C7475">
        <w:rPr>
          <w:lang w:val="de-LU"/>
        </w:rPr>
        <w:t xml:space="preserve"> </w:t>
      </w:r>
      <w:r w:rsidRPr="00766375">
        <w:rPr>
          <w:lang w:val="de-LU"/>
        </w:rPr>
        <w:t>Bonn,</w:t>
      </w:r>
      <w:r w:rsidR="003C7475">
        <w:rPr>
          <w:lang w:val="de-LU"/>
        </w:rPr>
        <w:t xml:space="preserve"> </w:t>
      </w:r>
      <w:r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3E6423B6" w14:textId="2F5E0293" w:rsidR="00A02467" w:rsidRPr="00A02467" w:rsidRDefault="00A02467" w:rsidP="00A02467">
      <w:pPr>
        <w:spacing w:after="0" w:line="240" w:lineRule="auto"/>
        <w:rPr>
          <w:color w:val="FF0000"/>
          <w:u w:val="single"/>
        </w:rPr>
      </w:pPr>
      <w:r w:rsidRPr="00A02467">
        <w:rPr>
          <w:color w:val="FF0000"/>
          <w:u w:val="single"/>
        </w:rPr>
        <w:t>IDEAS:</w:t>
      </w:r>
    </w:p>
    <w:p w14:paraId="44959180" w14:textId="6D3A7083" w:rsidR="00A02467" w:rsidRDefault="00A02467" w:rsidP="00A02467">
      <w:pPr>
        <w:spacing w:after="0" w:line="240" w:lineRule="auto"/>
        <w:rPr>
          <w:strike/>
          <w:color w:val="FF0000"/>
        </w:rPr>
      </w:pPr>
      <w:r w:rsidRPr="00A02467">
        <w:rPr>
          <w:strike/>
          <w:color w:val="FF0000"/>
        </w:rPr>
        <w:t>Landscape genetics</w:t>
      </w:r>
    </w:p>
    <w:p w14:paraId="75FB3EAF" w14:textId="5C5E2AE4" w:rsidR="00A02467" w:rsidRDefault="00A02467" w:rsidP="00A02467">
      <w:pPr>
        <w:spacing w:after="0" w:line="240" w:lineRule="auto"/>
        <w:rPr>
          <w:color w:val="FF0000"/>
        </w:rPr>
      </w:pPr>
      <w:r>
        <w:rPr>
          <w:color w:val="FF0000"/>
        </w:rPr>
        <w:t>Migraine (bugs)</w:t>
      </w:r>
    </w:p>
    <w:p w14:paraId="23A056A1" w14:textId="3DCD8BC1" w:rsidR="00A02467" w:rsidRPr="00A02467" w:rsidRDefault="00A02467" w:rsidP="00A02467">
      <w:pPr>
        <w:spacing w:after="0" w:line="240" w:lineRule="auto"/>
        <w:rPr>
          <w:color w:val="FF0000"/>
        </w:rPr>
      </w:pPr>
      <w:r>
        <w:rPr>
          <w:color w:val="FF0000"/>
        </w:rPr>
        <w:t>IBE (not conclusive so far but more to try)</w:t>
      </w:r>
    </w:p>
    <w:p w14:paraId="60AFD5FB" w14:textId="19BBCE44" w:rsidR="006D21D5" w:rsidRDefault="006D21D5" w:rsidP="006F501D"/>
    <w:p w14:paraId="54E4C2DF" w14:textId="4526E714" w:rsidR="00A02467" w:rsidRDefault="00A02467" w:rsidP="006F501D"/>
    <w:p w14:paraId="16992E62" w14:textId="77777777" w:rsidR="00871CFD" w:rsidRDefault="00F15F49" w:rsidP="006F501D">
      <w:r w:rsidRPr="00F15F49">
        <w:rPr>
          <w:u w:val="single"/>
        </w:rPr>
        <w:t>Potential destinations:</w:t>
      </w:r>
    </w:p>
    <w:p w14:paraId="0165C2CF" w14:textId="48767DEF" w:rsidR="00871CFD" w:rsidRDefault="00943E08" w:rsidP="00871CFD">
      <w:pPr>
        <w:spacing w:after="120" w:line="240" w:lineRule="auto"/>
      </w:pPr>
      <w:r>
        <w:t xml:space="preserve">Evolutionary Applications </w:t>
      </w:r>
    </w:p>
    <w:p w14:paraId="64843096" w14:textId="77777777" w:rsidR="00871CFD" w:rsidRDefault="00871CFD" w:rsidP="00871CFD">
      <w:pPr>
        <w:spacing w:after="120" w:line="240" w:lineRule="auto"/>
      </w:pPr>
      <w:proofErr w:type="spellStart"/>
      <w:r>
        <w:t>Ecography</w:t>
      </w:r>
      <w:proofErr w:type="spellEnd"/>
      <w:r>
        <w:t xml:space="preserve"> (5000 words; IF: 6.8)</w:t>
      </w:r>
    </w:p>
    <w:p w14:paraId="62997441" w14:textId="10B974E3" w:rsidR="00871CFD" w:rsidRDefault="00F15F49" w:rsidP="00871CFD">
      <w:pPr>
        <w:spacing w:after="120" w:line="240" w:lineRule="auto"/>
      </w:pPr>
      <w:r w:rsidRPr="00F15F49">
        <w:t>Molecular Ecology (8000 words</w:t>
      </w:r>
      <w:r w:rsidR="004937A4">
        <w:t>; IF: 6.6</w:t>
      </w:r>
      <w:r w:rsidRPr="00F15F49">
        <w:t>)</w:t>
      </w:r>
    </w:p>
    <w:p w14:paraId="030FF088" w14:textId="0A6CEC92" w:rsidR="00F15F49" w:rsidRDefault="004937A4" w:rsidP="00871CFD">
      <w:pPr>
        <w:spacing w:after="120" w:line="240" w:lineRule="auto"/>
      </w:pPr>
      <w:r>
        <w:t>Landscape Ecology (8500 words; IF=5.1)</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3C58B625"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enormous</w:t>
      </w:r>
      <w:r w:rsidR="002A33E9" w:rsidRPr="006B5EEF">
        <w:t xml:space="preserve"> 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 xml:space="preserve">In this study, we investigate the spatial genetic structure and spatial variation in genetic diversity of two species of </w:t>
      </w:r>
      <w:r w:rsidR="0014047B">
        <w:t>hoverflies</w:t>
      </w:r>
      <w:r w:rsidR="0014047B" w:rsidRPr="0014047B">
        <w:t xml:space="preserve"> </w:t>
      </w:r>
      <w:r w:rsidR="0014047B">
        <w:t>in two urban areas</w:t>
      </w:r>
      <w:r w:rsidR="00B52E69">
        <w:t>.</w:t>
      </w:r>
      <w:r w:rsidR="00E07C04">
        <w:t xml:space="preserve"> </w:t>
      </w:r>
      <w:r w:rsidR="00B52E69">
        <w:t xml:space="preserve">Using </w:t>
      </w:r>
      <w:r w:rsidR="00231976">
        <w:t>thousands of</w:t>
      </w:r>
      <w:r w:rsidR="00267577">
        <w:t xml:space="preserve"> </w:t>
      </w:r>
      <w:r w:rsidR="00B52E69">
        <w:t>specimens</w:t>
      </w:r>
      <w:r w:rsidR="005B5671">
        <w:t xml:space="preserve"> </w:t>
      </w:r>
      <w:r w:rsidR="0027098E">
        <w:t xml:space="preserve">collected by hand </w:t>
      </w:r>
      <w:r w:rsidR="00B52E69">
        <w:t>netting</w:t>
      </w:r>
      <w:r w:rsidR="005B5671">
        <w:t xml:space="preserve"> </w:t>
      </w:r>
      <w:r w:rsidR="005B5671" w:rsidRPr="005B5671">
        <w:t xml:space="preserve">from </w:t>
      </w:r>
      <w:r w:rsidR="00063465">
        <w:t xml:space="preserve">two </w:t>
      </w:r>
      <w:r w:rsidR="00267577">
        <w:t xml:space="preserve">western Europe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nd 460 km</w:t>
      </w:r>
      <w:r w:rsidR="00063465">
        <w:rPr>
          <w:vertAlign w:val="superscript"/>
        </w:rPr>
        <w:t>2</w:t>
      </w:r>
      <w:r w:rsidR="00063465">
        <w:t xml:space="preserve"> </w:t>
      </w:r>
      <w:r w:rsidR="0089101A">
        <w:t>in 2021</w:t>
      </w:r>
      <w:r w:rsidR="00C77459">
        <w:t>,</w:t>
      </w:r>
      <w:r w:rsidR="005C0B5C">
        <w:t xml:space="preserve"> </w:t>
      </w:r>
      <w:r w:rsidR="005B5671" w:rsidRPr="005B5671">
        <w:t xml:space="preserve">we identified </w:t>
      </w:r>
      <w:r w:rsidR="00267577">
        <w:t>XX</w:t>
      </w:r>
      <w:r w:rsidR="00B52E69">
        <w:t xml:space="preserve"> and 24</w:t>
      </w:r>
      <w:r w:rsidR="005B5671" w:rsidRPr="005B5671">
        <w:t xml:space="preserve"> </w:t>
      </w:r>
      <w:r w:rsidR="00B52E69">
        <w:t>microsatellite</w:t>
      </w:r>
      <w:r w:rsidR="005B5671" w:rsidRPr="005B5671">
        <w:t xml:space="preserve"> SN</w:t>
      </w:r>
      <w:r w:rsidR="00B52E69">
        <w:t>P loci for</w:t>
      </w:r>
      <w:r w:rsidR="00B52E69" w:rsidRPr="0014047B">
        <w:t xml:space="preserve"> </w:t>
      </w:r>
      <w:r w:rsidR="00267577">
        <w:rPr>
          <w:i/>
        </w:rPr>
        <w:t>Syritta pipiens</w:t>
      </w:r>
      <w:r w:rsidR="00B52E69">
        <w:t xml:space="preserve"> </w:t>
      </w:r>
      <w:r w:rsidR="00B52E69" w:rsidRPr="0014047B">
        <w:t>and</w:t>
      </w:r>
      <w:r w:rsidR="00B52E69" w:rsidRPr="0014047B">
        <w:rPr>
          <w:i/>
        </w:rPr>
        <w:t xml:space="preserve"> </w:t>
      </w:r>
      <w:proofErr w:type="spellStart"/>
      <w:r w:rsidR="00B52E69" w:rsidRPr="0014047B">
        <w:rPr>
          <w:i/>
        </w:rPr>
        <w:t>Myathropa</w:t>
      </w:r>
      <w:proofErr w:type="spellEnd"/>
      <w:r w:rsidR="00B52E69" w:rsidRPr="0014047B">
        <w:rPr>
          <w:i/>
        </w:rPr>
        <w:t xml:space="preserve"> florea</w:t>
      </w:r>
      <w:r w:rsidR="005B5671" w:rsidRPr="005B5671">
        <w:t>, respectively.</w:t>
      </w:r>
      <w:r w:rsidR="0089101A">
        <w:t xml:space="preserve"> </w:t>
      </w:r>
      <w:r w:rsidR="005B5671" w:rsidRPr="005B5671">
        <w:t xml:space="preserve"> Using </w:t>
      </w:r>
      <w:r w:rsidR="0089101A">
        <w:t xml:space="preserve">STRUCTURE, DAPC and IBD analyses, </w:t>
      </w:r>
      <w:r w:rsidR="005B5671" w:rsidRPr="005B5671">
        <w:t xml:space="preserve">we found evidence for high genetic connectivity for both species, suggesting effective dispersal </w:t>
      </w:r>
      <w:r w:rsidR="005652F2">
        <w:t>at scales larger than metropoles, despite urbanization.</w:t>
      </w:r>
      <w:r w:rsidR="0089101A">
        <w:t xml:space="preserve"> </w:t>
      </w:r>
      <w:r w:rsidR="005652F2">
        <w:t xml:space="preserve">Although anthropogenic land cover changes generally </w:t>
      </w:r>
      <w:r w:rsidR="002A33E9" w:rsidRPr="002A33E9">
        <w:t>have dramatic consequences</w:t>
      </w:r>
      <w:r w:rsidR="005652F2">
        <w:t xml:space="preserve"> on biodiversity, some </w:t>
      </w:r>
      <w:r w:rsidR="005F1C2F">
        <w:t xml:space="preserve">hoverfly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2CFCAF7D" w14:textId="73C5DE0C" w:rsidR="00315CCD" w:rsidRDefault="00315CCD" w:rsidP="006F501D">
      <w:pPr>
        <w:rPr>
          <w:b/>
        </w:rPr>
      </w:pP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58AA24F2" w14:textId="48C5B286" w:rsidR="006F501D" w:rsidRPr="00394CAA" w:rsidRDefault="006F501D" w:rsidP="006F501D">
      <w:pPr>
        <w:rPr>
          <w:lang w:val="fr-FR"/>
        </w:rPr>
      </w:pPr>
      <w:r w:rsidRPr="00BF34D8">
        <w:t>Pollinators provide a key ecosystem service to agricultural crops and wild plants</w:t>
      </w:r>
      <w:r w:rsidR="00602D3A" w:rsidRPr="00BF34D8">
        <w:t>,</w:t>
      </w:r>
      <w:r w:rsidRPr="00BF34D8">
        <w:t xml:space="preserve"> </w:t>
      </w:r>
      <w:r w:rsidR="00CD6AAF" w:rsidRPr="00CD0919">
        <w:rPr>
          <w:bCs/>
        </w:rPr>
        <w:t>but they are declining across the world</w:t>
      </w:r>
      <w:r w:rsidRPr="00BF34D8">
        <w:t>.</w:t>
      </w:r>
      <w:r>
        <w:t xml:space="preserve"> It has been estimated that, globally, the economic value of pollination is worth </w:t>
      </w:r>
      <w:r w:rsidR="00F23574">
        <w:t>hundreds of</w:t>
      </w:r>
      <w:r>
        <w:t xml:space="preserve"> billion</w:t>
      </w:r>
      <w:r w:rsidR="00F23574">
        <w:t>s of US dollars</w:t>
      </w:r>
      <w:r w:rsidR="006D1555">
        <w:t xml:space="preserve"> </w:t>
      </w:r>
      <w:r w:rsidR="006D1555">
        <w:fldChar w:fldCharType="begin"/>
      </w:r>
      <w:r w:rsidR="002F5CAD">
        <w:instrText xml:space="preserve"> ADDIN ZOTERO_ITEM CSL_CITATION {"citationID":"rkd4GKPP","properties":{"formattedCitation":"(Doyle et al., 2020; Gallai et al., 2009)","plainCitation":"(Doyle et al., 2020; Gallai et al., 2009)","noteIndex":0},"citationItems":[{"id":7347,"uris":["http://zotero.org/users/4948104/items/HTQGGHE6"],"itemData":{"id":7347,"type":"article-journal","abstract":"Pollinator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R."}],"issued":{"date-parts":[["2020",5,27]]}}},{"id":7181,"uris":["http://zotero.org/users/4948104/items/G2G72QG2"],"itemData":{"id":7181,"type":"article-journal","abstract":"There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23574" w:rsidRPr="00F23574">
        <w:rPr>
          <w:rFonts w:cs="Times New Roman"/>
        </w:rPr>
        <w:t>(Doyle et al., 2020; Gallai et al., 2009)</w:t>
      </w:r>
      <w:r w:rsidR="006D1555">
        <w:fldChar w:fldCharType="end"/>
      </w:r>
      <w:r>
        <w:t xml:space="preserve">. The vast majority of crops </w:t>
      </w:r>
      <w:r w:rsidR="008F21C1">
        <w:fldChar w:fldCharType="begin"/>
      </w:r>
      <w:r w:rsidR="002F5CAD">
        <w:instrText xml:space="preserve"> ADDIN ZOTERO_ITEM CSL_CITATION {"citationID":"tihmqG5q","properties":{"formattedCitation":"(Klein et al., 2007; Reilly et al., 2020)","plainCitation":"(Klein et al., 2007; Reilly et al., 2020)","noteIndex":0},"citationItems":[{"id":13572,"uris":["http://zotero.org/users/4948104/items/PFRNV6YS"],"itemData":{"id":13572,"type":"article-journal","abstract":"The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A"},{"family":"Kremen","given":"Claire"},{"family":"Tscharntke","given":"Teja"}],"issued":{"date-parts":[["2007",2,7]]}}},{"id":13426,"uris":["http://zotero.org/users/4948104/items/BBJMIMF6"],"itemData":{"id":13426,"type":"article-journal","abstract":"Most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23574" w:rsidRPr="00F23574">
        <w:rPr>
          <w:rFonts w:cs="Times New Roman"/>
        </w:rPr>
        <w:t>(Klein et al., 2007; Reilly et al., 2020)</w:t>
      </w:r>
      <w:r w:rsidR="008F21C1">
        <w:fldChar w:fldCharType="end"/>
      </w:r>
      <w:r w:rsidR="008F21C1">
        <w:t xml:space="preserve"> </w:t>
      </w:r>
      <w:r>
        <w:t xml:space="preserve">and of wildflowers </w:t>
      </w:r>
      <w:r w:rsidR="008F21C1">
        <w:fldChar w:fldCharType="begin"/>
      </w:r>
      <w:r w:rsidR="002F5CAD">
        <w:instrText xml:space="preserve"> ADDIN ZOTERO_ITEM CSL_CITATION {"citationID":"hX3BJxLK","properties":{"formattedCitation":"(Ollerton et al., 2011)","plainCitation":"(Ollerton et al., 2011)","noteIndex":0},"citationItems":[{"id":13575,"uris":["http://zotero.org/users/4948104/items/DDC5TPQS"],"itemData":{"id":13575,"type":"article-journal","abstract":"It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8F21C1" w:rsidRPr="008B17F5">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2F5CAD">
        <w:instrText xml:space="preserve"> ADDIN ZOTERO_ITEM CSL_CITATION {"citationID":"dsllZDDT","properties":{"formattedCitation":"(Potts et al., 2015)","plainCitation":"(Potts et al., 2015)","noteIndex":0},"citationItems":[{"id":7369,"uris":["http://zotero.org/users/4948104/items/XQTSUIUY"],"itemData":{"id":7369,"type":"book","abstract":"Natural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2F5CAD">
        <w:rPr>
          <w:rFonts w:hint="eastAsia"/>
        </w:rPr>
        <w:instrText></w:instrText>
      </w:r>
      <w:r w:rsidR="002F5CAD">
        <w:instrText>t from insect pollination.\nAnother example is the contribution of pollinators to preserving cherished natural and\ncultural landscapes through wild</w:instrText>
      </w:r>
      <w:r w:rsidR="002F5CAD">
        <w:rPr>
          <w:rFonts w:hint="eastAsia"/>
        </w:rPr>
        <w:instrText></w:instrText>
      </w:r>
      <w:r w:rsidR="002F5CAD">
        <w:instrText xml:space="preserve">ower pollination.\nHowever, due to a cocktail mix of drivers of change, pollinator species are disappearing and\npollinator populations are declining. </w:instrText>
      </w:r>
      <w:r w:rsidR="002F5CAD">
        <w:rPr>
          <w:rFonts w:hint="eastAsia"/>
        </w:rPr>
        <w:instrText></w:instrText>
      </w:r>
      <w:r w:rsidR="002F5CAD">
        <w:instrText>ese losses accentuate several of our societal chal-\nlenges, including food security and ecosystem degradation. Hence, building knowledge on\nthe causes behind pollinator decline, and the e</w:instrText>
      </w:r>
      <w:r w:rsidR="002F5CAD">
        <w:rPr>
          <w:rFonts w:hint="eastAsia"/>
        </w:rPr>
        <w:instrText></w:instrText>
      </w:r>
      <w:r w:rsidR="002F5CAD">
        <w:instrText xml:space="preserve">ects of pollinator decline on other species\nand ecosystems is essential. </w:instrText>
      </w:r>
      <w:r w:rsidR="002F5CAD">
        <w:rPr>
          <w:rFonts w:hint="eastAsia"/>
        </w:rPr>
        <w:instrText></w:instrText>
      </w:r>
      <w:r w:rsidR="002F5CAD">
        <w:instrText>e STEP project has contributed signi</w:instrText>
      </w:r>
      <w:r w:rsidR="002F5CAD">
        <w:rPr>
          <w:rFonts w:hint="eastAsia"/>
        </w:rPr>
        <w:instrText></w:instrText>
      </w:r>
      <w:r w:rsidR="002F5CAD">
        <w:instrText xml:space="preserve">cantly within this </w:instrText>
      </w:r>
      <w:r w:rsidR="002F5CAD">
        <w:rPr>
          <w:rFonts w:hint="eastAsia"/>
        </w:rPr>
        <w:instrText></w:instrText>
      </w:r>
      <w:r w:rsidR="002F5CAD">
        <w:instrText>eld,\nwith a particular focus on the status and drivers behind trends in European pollinators.\nFurthermore, research into the di</w:instrText>
      </w:r>
      <w:r w:rsidR="002F5CAD">
        <w:rPr>
          <w:rFonts w:hint="eastAsia"/>
        </w:rPr>
        <w:instrText></w:instrText>
      </w:r>
      <w:r w:rsidR="002F5CAD">
        <w:instrText xml:space="preserve">erent solutions for maintaining or enhancing pollinator\npopulations is crucial. </w:instrText>
      </w:r>
      <w:r w:rsidR="002F5CAD">
        <w:rPr>
          <w:rFonts w:hint="eastAsia"/>
        </w:rPr>
        <w:instrText></w:instrText>
      </w:r>
      <w:r w:rsidR="002F5CAD">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CA22E4" w:rsidRPr="00CA22E4">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2F5CAD">
        <w:instrText xml:space="preserve"> ADDIN ZOTERO_ITEM CSL_CITATION {"citationID":"WVKm9HBn","properties":{"formattedCitation":"(Ollerton, 2017)","plainCitation":"(Ollerton, 2017)","noteIndex":0},"citationItems":[{"id":7180,"uris":["http://zotero.org/users/4948104/items/Y2DXI62I"],"itemData":{"id":7180,"type":"article-journal","abstract":"By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6D1555" w:rsidRPr="006D1555">
        <w:rPr>
          <w:rFonts w:cs="Times New Roman"/>
        </w:rPr>
        <w:t>(Ollerton, 2017)</w:t>
      </w:r>
      <w:r w:rsidR="006D1555">
        <w:fldChar w:fldCharType="end"/>
      </w:r>
      <w:r>
        <w:t>. However, evidence of the loss of pollinators is clear-cut: wild pollinators are declining at local, regional and global scales, in both diversity and abundance</w:t>
      </w:r>
      <w:r w:rsidR="00A801DF">
        <w:t xml:space="preserve"> </w:t>
      </w:r>
      <w:r w:rsidR="00A801DF">
        <w:fldChar w:fldCharType="begin"/>
      </w:r>
      <w:r w:rsidR="002F5CAD">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2015)","noteIndex":0},"citationItems":[{"id":13567,"uris":["http://zotero.org/users/4948104/items/JRMSRJ4V"],"itemData":{"id":13567,"type":"article-journal","container-title":"Science","DOI":"10.1126/science.1127863","issue":"5785","note":"publisher: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13570,"uris":["http://zotero.org/users/4948104/items/4JVMCCA2"],"itemData":{"id":13570,"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G"}],"issued":{"date-parts":[["2021"]]}}},{"id":13571,"uris":["http://zotero.org/users/4948104/items/ERHFY72I"],"itemData":{"id":13571,"type":"article-journal","abstract":"Biodiversity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G."}],"issued":{"date-parts":[["2019",4,1]]}}},{"id":7376,"uris":["http://zotero.org/users/4948104/items/QUT2JTLR"],"itemData":{"id":7376,"type":"article-journal","abstract":"Change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2F5CAD" w:rsidRPr="002F5CAD">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7165F4" w:rsidRPr="007165F4">
        <w:rPr>
          <w:rFonts w:cs="Times New Roman"/>
          <w:szCs w:val="24"/>
          <w:lang w:val="fr-CH"/>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and the spread of invasive species and parasites/pathogens </w:t>
      </w:r>
      <w:r w:rsidR="00CD6AAF">
        <w:fldChar w:fldCharType="begin"/>
      </w:r>
      <w:r w:rsidR="002F5CAD">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2013)","noteIndex":0},"citationItems":[{"id":13274,"uris":["http://zotero.org/users/4948104/items/RETLQPGS"],"itemData":{"id":13274,"type":"article-journal","abstract":"Pollinator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Diversity","volume":"48","author":[{"family":"Ollerton","given":"Jeff"}],"issued":{"date-parts":[["2017"]]}}},{"id":7184,"uris":["http://zotero.org/users/4948104/items/IU6TD7QU"],"itemData":{"id":7184,"type":"article-journal","abstract":"Pollinators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w:instrText>
      </w:r>
      <w:r w:rsidR="002F5CAD" w:rsidRPr="002F5CAD">
        <w:rPr>
          <w:lang w:val="fr-FR"/>
        </w:rPr>
        <w:instrText xml:space="preserve">sity,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E."}],"issued":{"date-parts":[["2010",6,1]]}}},{"id":7370,"uris":["http://zotero.org/users/4948104/items/YGW563EX"],"itemData":{"id":7370,"type":"article-journal","container-title":"Frontiers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6F4CB8" w:rsidRPr="006F4CB8">
        <w:rPr>
          <w:rFonts w:cs="Times New Roman"/>
          <w:lang w:val="fr-CH"/>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many of </w:t>
      </w:r>
      <w:r w:rsidR="00CD6AAF">
        <w:t>pollinator habitats</w:t>
      </w:r>
      <w:r w:rsidR="001529C0">
        <w:t xml:space="preserve"> </w:t>
      </w:r>
      <w:r w:rsidR="001529C0">
        <w:fldChar w:fldCharType="begin"/>
      </w:r>
      <w:r w:rsidR="002F5CAD">
        <w:instrText xml:space="preserve"> ADDIN ZOTERO_ITEM CSL_CITATION {"citationID":"VOzxnrYI","properties":{"formattedCitation":"(Seibold et al., 2019)","plainCitation":"(Seibold et al., 2019)","noteIndex":0},"citationItems":[{"id":2886,"uris":["http://zotero.org/users/4948104/items/7QMRHU4B"],"itemData":{"id":2886,"type":"article-journal","abstract":"Recent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6F4CB8" w:rsidRPr="006F4CB8">
        <w:rPr>
          <w:rFonts w:cs="Times New Roman"/>
        </w:rPr>
        <w:t>(Seibold et al., 2019)</w:t>
      </w:r>
      <w:r w:rsidR="001529C0">
        <w:fldChar w:fldCharType="end"/>
      </w:r>
      <w:r w:rsidR="00CD6AAF">
        <w:t xml:space="preserve">. </w:t>
      </w:r>
      <w:r w:rsidR="00394CAA" w:rsidRPr="00154AA8">
        <w:t xml:space="preserve">Because of demographic growth, </w:t>
      </w:r>
      <w:r w:rsidR="00394CAA">
        <w:t>anthropogenic</w:t>
      </w:r>
      <w:r w:rsidR="00394CAA" w:rsidRPr="00154AA8">
        <w:t xml:space="preserve"> development is </w:t>
      </w:r>
      <w:r w:rsidR="00394CAA">
        <w:t>expected to increase</w:t>
      </w:r>
      <w:r w:rsidR="00394CAA" w:rsidRPr="00154AA8">
        <w:t>,</w:t>
      </w:r>
      <w:r w:rsidR="00394CAA">
        <w:t xml:space="preserve"> which</w:t>
      </w:r>
      <w:r w:rsidR="00394CAA" w:rsidRPr="00154AA8">
        <w:t xml:space="preserve"> will lead to further loss and fragmentation of natural and semi-natural habitats </w:t>
      </w:r>
      <w:r w:rsidR="00394CAA" w:rsidRPr="00154AA8">
        <w:fldChar w:fldCharType="begin"/>
      </w:r>
      <w:r w:rsidR="00394CAA">
        <w:instrText xml:space="preserve"> ADDIN ZOTERO_ITEM CSL_CITATION {"citationID":"xikMOZQ5","properties":{"formattedCitation":"(Jaeger et al., 2016)","plainCitation":"(Jaeger et al., 2016)","noteIndex":0},"citationItems":[{"id":13384,"uris":["http://zotero.org/users/4948104/items/5RYEGEYG"],"itemData":{"id":13384,"type":"chapter","container-title":"European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394CAA" w:rsidRPr="00154AA8">
        <w:rPr>
          <w:rFonts w:cs="Times New Roman"/>
        </w:rPr>
        <w:t>(Jaeger et al., 2016)</w:t>
      </w:r>
      <w:r w:rsidR="00394CAA" w:rsidRPr="00154AA8">
        <w:fldChar w:fldCharType="end"/>
      </w:r>
      <w:r w:rsidR="00394CAA" w:rsidRPr="00154AA8">
        <w:t xml:space="preserve">. In order </w:t>
      </w:r>
      <w:r w:rsidR="00394CAA">
        <w:t xml:space="preserve">to </w:t>
      </w:r>
      <w:r w:rsidR="00394CAA" w:rsidRPr="00154AA8">
        <w:t xml:space="preserve">counteract the negative effects of habitat fragmentation however, it is important to understand the functional connectivity of the landscape from the viewpoint of the pollinator </w:t>
      </w:r>
      <w:r w:rsidR="00394CAA" w:rsidRPr="00154AA8">
        <w:fldChar w:fldCharType="begin"/>
      </w:r>
      <w:r w:rsidR="00394CAA">
        <w:instrText xml:space="preserve"> ADDIN ZOTERO_ITEM CSL_CITATION {"citationID":"WJjGesSR","properties":{"formattedCitation":"(Dreier et al., 2014; Rands, 2014)","plainCitation":"(Dreier et al., 2014; Rands, 2014)","noteIndex":0},"citationItems":[{"id":13279,"uris":["http://zotero.org/users/4948104/items/NIER6PFX"],"itemData":{"id":13279,"type":"article-journal","abstract":"Land-use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13275,"uris":["http://zotero.org/users/4948104/items/89DFKIAQ"],"itemData":{"id":13275,"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394CAA" w:rsidRPr="00154AA8">
        <w:fldChar w:fldCharType="separate"/>
      </w:r>
      <w:r w:rsidR="00394CAA" w:rsidRPr="00154AA8">
        <w:rPr>
          <w:rFonts w:cs="Times New Roman"/>
        </w:rPr>
        <w:t>(Dreier et al., 2014; Rands, 2014)</w:t>
      </w:r>
      <w:r w:rsidR="00394CAA" w:rsidRPr="00154AA8">
        <w:fldChar w:fldCharType="end"/>
      </w:r>
      <w:r w:rsidR="00394CAA" w:rsidRPr="00154AA8">
        <w:t>.</w:t>
      </w:r>
      <w:r w:rsidR="00394CAA">
        <w:t xml:space="preserve"> However, t</w:t>
      </w:r>
      <w:r>
        <w:t xml:space="preserve">here is </w:t>
      </w:r>
      <w:r w:rsidR="00942DD8">
        <w:t xml:space="preserve">still </w:t>
      </w:r>
      <w:r>
        <w:t xml:space="preserve">a considerable lack of knowledge on the mechanisms underlying the responses of invertebrate </w:t>
      </w:r>
      <w:r w:rsidR="001529C0">
        <w:t xml:space="preserve">pollinators to </w:t>
      </w:r>
      <w:r w:rsidR="00F173A9">
        <w:t xml:space="preserve">fragmentation resulting from </w:t>
      </w:r>
      <w:r w:rsidR="001529C0">
        <w:t xml:space="preserve">land-use change </w:t>
      </w:r>
      <w:r w:rsidR="001529C0">
        <w:fldChar w:fldCharType="begin"/>
      </w:r>
      <w:r w:rsidR="002F5CAD">
        <w:instrText xml:space="preserve"> ADDIN ZOTERO_ITEM CSL_CITATION {"citationID":"HExaqpb2","properties":{"formattedCitation":"(Dicks et al., 2013; Gill et al., 2016; Simmons et al., 2019; Winfree et al., 2011)","plainCitation":"(Dicks et al., 2013; Gill et al., 2016; Simmons et al., 2019; Winfree et al., 2011)","noteIndex":0},"citationItems":[{"id":7368,"uris":["http://zotero.org/users/4948104/items/4QL7CHES"],"itemData":{"id":7368,"type":"article-journal","abstract":"In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J."}],"issued":{"date-parts":[["2013"]]}}},{"id":7378,"uris":["http://zotero.org/users/4948104/items/Q6ZYX9M3"],"itemData":{"id":7378,"type":"chapter","abstract":"Insect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A."}],"accessed":{"date-parts":[["2022",6,29]]},"issued":{"date-parts":[["2016",1,1]]}}},{"id":13569,"uris":["http://zotero.org/users/4948104/items/KFPYWME3"],"itemData":{"id":13569,"type":"article-journal","abstract":"A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A."},{"family":"Finch","given":"Tom"}],"issued":{"date-parts":[["2019"]]}}},{"id":7375,"uris":["http://zotero.org/users/4948104/items/P8IX5CHV"],"itemData":{"id":7375,"type":"article-journal","abstract":"Animals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2F5CAD" w:rsidRPr="002F5CAD">
        <w:rPr>
          <w:lang w:val="fr-FR"/>
        </w:rPr>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1529C0">
        <w:fldChar w:fldCharType="separate"/>
      </w:r>
      <w:r w:rsidR="000C6B21" w:rsidRPr="000C6B21">
        <w:rPr>
          <w:rFonts w:cs="Times New Roman"/>
          <w:lang w:val="fr-CH"/>
        </w:rPr>
        <w:t>(Dicks et al., 2013; Gill et al., 2016; Simmons et al., 2019; Winfree et al., 2011)</w:t>
      </w:r>
      <w:r w:rsidR="001529C0">
        <w:fldChar w:fldCharType="end"/>
      </w:r>
      <w:r w:rsidR="00942DD8" w:rsidRPr="000C6B21">
        <w:rPr>
          <w:lang w:val="fr-CH"/>
        </w:rPr>
        <w:t>.</w:t>
      </w:r>
    </w:p>
    <w:p w14:paraId="16F58FAE" w14:textId="7D3B7895" w:rsidR="003913DB" w:rsidRDefault="003913DB" w:rsidP="003913DB">
      <w:r w:rsidRPr="000E6D1E">
        <w:t xml:space="preserve">Although dispersal is a key trait to deal with habitat fragmentation, we only have a limited understanding of dispersal </w:t>
      </w:r>
      <w:r>
        <w:t>for</w:t>
      </w:r>
      <w:r w:rsidRPr="000E6D1E">
        <w:t xml:space="preserve"> most insect pollinators.</w:t>
      </w:r>
      <w:r>
        <w:rPr>
          <w:b/>
        </w:rPr>
        <w:t xml:space="preserve"> </w:t>
      </w:r>
      <w:r>
        <w:t xml:space="preserve">Dispersal is required to maintain connectivity in the face of landscape fragmentation, to colonize new habitats and to allow re-colonization after local extinction. Dispersal therefore impacts species distribution, community structure, (meta-)population dynamics, gene flow and extinction risk </w:t>
      </w:r>
      <w:r>
        <w:fldChar w:fldCharType="begin"/>
      </w:r>
      <w:r w:rsidR="002F5CAD">
        <w:instrText xml:space="preserve"> ADDIN ZOTERO_ITEM CSL_CITATION {"citationID":"LjkLEkBR","properties":{"formattedCitation":"(Bowler and Benton, 2005)","plainCitation":"(Bowler and Benton, 2005)","noteIndex":0},"citationItems":[{"id":7374,"uris":["http://zotero.org/users/4948104/items/W7VU76BI"],"itemData":{"id":7374,"type":"article-journal","abstract":"Knowledge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Pr="00C50DFC">
        <w:rPr>
          <w:rFonts w:cs="Times New Roman"/>
        </w:rPr>
        <w:t>(Bowler and Benton, 2005)</w:t>
      </w:r>
      <w:r>
        <w:fldChar w:fldCharType="end"/>
      </w:r>
      <w:r>
        <w:t xml:space="preserve">. Species with high dispersal ability generally are better able to move efficiently between suitable habitat patches and may exploit fragmented resources more efficiently </w:t>
      </w:r>
      <w:r>
        <w:fldChar w:fldCharType="begin"/>
      </w:r>
      <w:r w:rsidR="002F5CAD">
        <w:instrText xml:space="preserve"> ADDIN ZOTERO_ITEM CSL_CITATION {"citationID":"QuKflRc6","properties":{"formattedCitation":"(\\uc0\\u214{}ckinger et al., 2010)","plainCitation":"(Öckinger et al., 2010)","noteIndex":0},"citationItems":[{"id":7373,"uris":["http://zotero.org/users/4948104/items/9UB6K79S"],"itemData":{"id":7373,"type":"article-journal","abstract":"Ecology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Pr="00C50DFC">
        <w:rPr>
          <w:rFonts w:cs="Times New Roman"/>
          <w:szCs w:val="24"/>
        </w:rPr>
        <w:t>(Öckinger et al., 2010)</w:t>
      </w:r>
      <w:r>
        <w:fldChar w:fldCharType="end"/>
      </w:r>
      <w:r>
        <w:t xml:space="preserve">. </w:t>
      </w:r>
      <w:r w:rsidR="00777B20" w:rsidRPr="00777B20">
        <w:t xml:space="preserve">Nevertheless, the results from work on Apiformes suggest that even good dispersers can be impacted by habitat fragmentation. Bumblebee (Bombus) </w:t>
      </w:r>
      <w:r w:rsidR="00777B20" w:rsidRPr="00777B20">
        <w:lastRenderedPageBreak/>
        <w:t xml:space="preserve">species normally exhibit very little genetic structure </w:t>
      </w:r>
      <w:r w:rsidR="00777B20">
        <w:fldChar w:fldCharType="begin"/>
      </w:r>
      <w:r w:rsidR="002F5CAD">
        <w:instrText xml:space="preserve"> ADDIN ZOTERO_ITEM CSL_CITATION {"citationID":"0yqf6dyp","properties":{"formattedCitation":"(Dreier et al., 2014; Lozier et al., 2011)","plainCitation":"(Dreier et al., 2014; Lozier et al., 2011)","noteIndex":0},"citationItems":[{"id":13279,"uris":["http://zotero.org/users/4948104/items/NIER6PFX"],"itemData":{"id":13279,"type":"article-journal","abstract":"Land-use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13280,"uris":["http://zotero.org/users/4948104/items/94FCDJN5"],"itemData":{"id":13280,"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777B20" w:rsidRPr="00777B20">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2F5CAD">
        <w:instrText xml:space="preserve"> ADDIN ZOTERO_ITEM CSL_CITATION {"citationID":"cNyxTHBb","properties":{"formattedCitation":"(Jha and Kremen, 2013)","plainCitation":"(Jha and Kremen, 2013)","noteIndex":0},"citationItems":[{"id":13277,"uris":["http://zotero.org/users/4948104/items/YTF334JC"],"itemData":{"id":13277,"type":"article-journal","abstract":"Potential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EF094F" w:rsidRPr="00EF094F">
        <w:rPr>
          <w:rFonts w:cs="Times New Roman"/>
        </w:rPr>
        <w:t>(Jha and Kremen, 2013)</w:t>
      </w:r>
      <w:r w:rsidR="00EF094F">
        <w:fldChar w:fldCharType="end"/>
      </w:r>
      <w:r w:rsidR="00777B20" w:rsidRPr="00777B20">
        <w:t xml:space="preserve">. Even at larger spatial scales, urban areas can be a substantial gene flow barrier for pollinators </w:t>
      </w:r>
      <w:r w:rsidR="00BD6D16">
        <w:fldChar w:fldCharType="begin"/>
      </w:r>
      <w:r w:rsidR="002F5CAD">
        <w:instrText xml:space="preserve"> ADDIN ZOTERO_ITEM CSL_CITATION {"citationID":"xTZyKL66","properties":{"formattedCitation":"(Davis et al., 2010)","plainCitation":"(Davis et al., 2010)","noteIndex":0},"citationItems":[{"id":13276,"uris":["http://zotero.org/users/4948104/items/KPNTXIFY"],"itemData":{"id":13276,"type":"article-journal","abstract":"Globally,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BD6D16" w:rsidRPr="00BD6D16">
        <w:rPr>
          <w:rFonts w:cs="Times New Roman"/>
        </w:rPr>
        <w:t>(Davis et al., 2010)</w:t>
      </w:r>
      <w:r w:rsidR="00BD6D16">
        <w:fldChar w:fldCharType="end"/>
      </w:r>
      <w:r w:rsidR="00BD6D16">
        <w:t>.</w:t>
      </w:r>
      <w:r w:rsidR="00913306">
        <w:t xml:space="preserve"> </w:t>
      </w:r>
      <w:r>
        <w:t>A particular difficulty with evaluating the impact of land-use change relates to the fact that flying ability and response to habitat fragmentation differs significantly between pollinators, even between closely related</w:t>
      </w:r>
      <w:r w:rsidR="001D3E35">
        <w:t xml:space="preserve"> species</w:t>
      </w:r>
      <w:r>
        <w:t xml:space="preserve"> </w:t>
      </w:r>
      <w:r>
        <w:fldChar w:fldCharType="begin"/>
      </w:r>
      <w:r w:rsidR="002F5CAD">
        <w:instrText xml:space="preserve"> ADDIN ZOTERO_ITEM CSL_CITATION {"citationID":"B999jKyE","properties":{"formattedCitation":"(Greenleaf et al., 2007; Jauker et al., 2009; Steffan-Dewenter et al., 2002)","plainCitation":"(Greenleaf et al., 2007; Jauker et al., 2009; Steffan-Dewenter et al., 2002)","noteIndex":0},"citationItems":[{"id":13560,"uris":["http://zotero.org/users/4948104/items/XX4BY8CE"],"itemData":{"id":13560,"type":"article-journal","abstract":"Bees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7367,"uris":["http://zotero.org/users/4948104/items/Z65IS4ZL"],"itemData":{"id":7367,"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2F5CAD" w:rsidRPr="002F5CAD">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Pr="005966D4">
        <w:rPr>
          <w:rFonts w:cs="Times New Roman"/>
          <w:lang w:val="fr-CH"/>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2F5CAD">
        <w:instrText xml:space="preserve"> ADDIN ZOTERO_ITEM CSL_CITATION {"citationID":"NzpAPQxm","properties":{"formattedCitation":"(Taylor et al., 1993)","plainCitation":"(Taylor et al., 1993)","noteIndex":0},"citationItems":[{"id":200,"uris":["http://zotero.org/users/4948104/items/BFQ7LBJK"],"itemData":{"id":200,"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Pr="000C6B21">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1908AFFF" w:rsidR="006F501D" w:rsidRPr="001E1572" w:rsidRDefault="006C38B2" w:rsidP="006F501D">
      <w:r w:rsidRPr="00036544">
        <w:t xml:space="preserve">Hoverflies (Syrphidae) are an important group of </w:t>
      </w:r>
      <w:r w:rsidR="006C4E9C" w:rsidRPr="00036544">
        <w:t>pollinators,</w:t>
      </w:r>
      <w:r w:rsidRPr="00036544">
        <w:t xml:space="preserve"> but they are understudied</w:t>
      </w:r>
      <w:r>
        <w:t xml:space="preserve"> relative to bees, and </w:t>
      </w:r>
      <w:r w:rsidRPr="00847839">
        <w:t xml:space="preserve">little is known about </w:t>
      </w:r>
      <w:r>
        <w:t xml:space="preserve">their </w:t>
      </w:r>
      <w:r w:rsidRPr="00847839">
        <w:t xml:space="preserve">dispersal </w:t>
      </w:r>
      <w:r>
        <w:t xml:space="preserve">and </w:t>
      </w:r>
      <w:r w:rsidRPr="00847839">
        <w:t>the</w:t>
      </w:r>
      <w:r>
        <w:t>ir response to</w:t>
      </w:r>
      <w:r w:rsidRPr="00847839">
        <w:t xml:space="preserve"> landscape fragmentation</w:t>
      </w:r>
      <w:r w:rsidRPr="00036544">
        <w:t xml:space="preserve">. </w:t>
      </w:r>
      <w:r>
        <w:t>Hoverflies</w:t>
      </w:r>
      <w:r w:rsidRPr="00036544">
        <w:t xml:space="preserve"> are a biologically </w:t>
      </w:r>
      <w:r>
        <w:t xml:space="preserve">very </w:t>
      </w:r>
      <w:r w:rsidRPr="00036544">
        <w:t xml:space="preserve">diverse family of flower-visiting flies </w:t>
      </w:r>
      <w:r w:rsidRPr="00036544">
        <w:fldChar w:fldCharType="begin"/>
      </w:r>
      <w:r w:rsidR="002F5CAD">
        <w:instrText xml:space="preserve"> ADDIN ZOTERO_ITEM CSL_CITATION {"citationID":"xDPrU4uR","properties":{"formattedCitation":"(Bickel et al., 2009; Speight, 2017; Wardhaugh, 2015)","plainCitation":"(Bickel et al., 2009; Speight, 2017; Wardhaugh, 2015)","noteIndex":0},"citationItems":[{"id":7365,"uris":["http://zotero.org/users/4948104/items/DQVGFJXI"],"itemData":{"id":7365,"type":"book","ISBN":"978-90-04-18100-7","language":"en","publisher":"Brill","source":"brill.com","title":"Diptera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D"}],"issued":{"date-parts":[["2017"]]}}},{"id":7356,"uris":["http://zotero.org/users/4948104/items/WJGCYIDP"],"itemData":{"id":7356,"type":"article-journal","abstract":"The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Pr="00036544">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2F5CAD">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2008)","noteIndex":0},"citationItems":[{"id":7349,"uris":["http://zotero.org/users/4948104/items/RUDEDG8D"],"itemData":{"id":7349,"type":"article-journal","abstract":"Recent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L."},{"family":"Moerkens","given":"Rob"}],"issued":{"date-parts":[["2020",10,1]]}}},{"id":7182,"uris":["http://zotero.org/users/4948104/items/B7D64N8G"],"itemData":{"id":7182,"type":"article-journal","container-title":"Proceedings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F."},{"family":"Woyciechowski","given":"Michal"}],"issued":{"date-parts":[["2016",1,5]]}}},{"id":7351,"uris":["http://zotero.org/users/4948104/items/WEY49VJ7"],"itemData":{"id":7351,"type":"article-journal","abstract":"Diptera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2F5CAD" w:rsidRPr="002F5CAD">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Pr="00163921">
        <w:rPr>
          <w:rFonts w:cs="Times New Roman"/>
          <w:lang w:val="fr-CH"/>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2F5CAD">
        <w:instrText xml:space="preserve"> ADDIN ZOTERO_ITEM CSL_CITATION {"citationID":"oDnzPItO","properties":{"formattedCitation":"(Branquart and Hemptinne, 2000; Lucas et al., 2018)","plainCitation":"(Branquart and Hemptinne, 2000; Lucas et al., 2018)","noteIndex":0},"citationItems":[{"id":7357,"uris":["http://zotero.org/users/4948104/items/4QCQKBYR"],"itemData":{"id":7357,"type":"article-journal","abstract":"Adults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7355,"uris":["http://zotero.org/users/4948104/items/NPTAKFYQ"],"itemData":{"id":7355,"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Pr="00705A6E">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2F5CAD">
        <w:instrText xml:space="preserve"> ADDIN ZOTERO_ITEM CSL_CITATION {"citationID":"FrNF6Nr6","properties":{"formattedCitation":"(Jauker et al., 2009)","plainCitation":"(Jauker et al., 2009)","noteIndex":0},"citationItems":[{"id":7372,"uris":["http://zotero.org/users/4948104/items/JSQU738P"],"itemData":{"id":7372,"type":"article-journal","abstract":"Semi-natural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173A9" w:rsidRPr="00F173A9">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2F5CAD">
        <w:instrText xml:space="preserve"> ADDIN ZOTERO_ITEM CSL_CITATION {"citationID":"7iNlGkY1","properties":{"formattedCitation":"(Pekas et al., 2020; Speight, 2017)","plainCitation":"(Pekas et al., 2020; Speight, 2017)","noteIndex":0},"citationItems":[{"id":7360,"uris":["http://zotero.org/users/4948104/items/BVSQHHJF"],"itemData":{"id":7360,"type":"article-journal","abstract":"Biological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Pr="006D3F70">
        <w:rPr>
          <w:rFonts w:cs="Times New Roman"/>
        </w:rPr>
        <w:t>(Pekas et al., 2020; Speight, 2017)</w:t>
      </w:r>
      <w:r>
        <w:fldChar w:fldCharType="end"/>
      </w:r>
      <w:r>
        <w:t>, which adds to their large contribution to human food security.</w:t>
      </w:r>
    </w:p>
    <w:p w14:paraId="6C86A9C2" w14:textId="650EB51E"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2F5CAD">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E933B4" w:rsidRPr="00E933B4">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9C3DBF">
        <w:t xml:space="preserve"> evaluated through a </w:t>
      </w:r>
      <w:r w:rsidR="00E933B4" w:rsidRPr="00E933B4">
        <w:t>quantif</w:t>
      </w:r>
      <w:r w:rsidR="009C3DBF">
        <w:t>ication of</w:t>
      </w:r>
      <w:r w:rsidR="00E933B4" w:rsidRPr="00E933B4">
        <w:t xml:space="preserve"> gene flow</w:t>
      </w:r>
      <w:r w:rsidR="009C3DBF">
        <w:t xml:space="preserve">, which is directly related to dispersal as genes are propagated by individuals or </w:t>
      </w:r>
      <w:r w:rsidR="009C3DBF">
        <w:lastRenderedPageBreak/>
        <w:t xml:space="preserve">propagules which disperse before reproduction </w:t>
      </w:r>
      <w:r w:rsidR="009C3DBF">
        <w:fldChar w:fldCharType="begin"/>
      </w:r>
      <w:r w:rsidR="002F5CAD">
        <w:instrText xml:space="preserve"> ADDIN ZOTERO_ITEM CSL_CITATION {"citationID":"WV3RRArD","properties":{"formattedCitation":"(Broquet and Petit, 2009; Cayuela et al., 2018)","plainCitation":"(Broquet and Petit, 2009; Cayuela et al., 2018)","noteIndex":0},"citationItems":[{"id":1719,"uris":["http://zotero.org/users/4948104/items/X5PHEW49"],"itemData":{"id":1719,"type":"article-journal","abstract":"The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J."}],"issued":{"date-parts":[["2009"]]}}},{"id":2019,"uris":["http://zotero.org/users/4948104/items/LE5P9MVT"],"itemData":{"id":2019,"type":"article-journal","abstract":"Dispersal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9C3DBF" w:rsidRPr="009C3DBF">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2F5CAD">
        <w:instrText xml:space="preserve"> ADDIN ZOTERO_ITEM CSL_CITATION {"citationID":"MQtTlf8Q","properties":{"formattedCitation":"(Raymond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5A278A" w:rsidRPr="005A278A">
        <w:rPr>
          <w:rFonts w:cs="Times New Roman"/>
        </w:rPr>
        <w:t>(Raymond et al., 2013)</w:t>
      </w:r>
      <w:r w:rsidR="005A278A">
        <w:fldChar w:fldCharType="end"/>
      </w:r>
      <w:r w:rsidR="008877BD">
        <w:t>.</w:t>
      </w:r>
      <w:r w:rsidR="005A278A">
        <w:t xml:space="preserve"> </w:t>
      </w:r>
      <w:r w:rsidR="00FA69E1">
        <w:t xml:space="preserve">As expected due </w:t>
      </w:r>
      <w:r w:rsidR="00FA69E1">
        <w:t>to the extreme genetic mixing associated with mass migration</w:t>
      </w:r>
      <w:r w:rsidR="00FA69E1">
        <w:t>,</w:t>
      </w:r>
      <w:r w:rsidR="005A278A">
        <w:t xml:space="preserve"> no </w:t>
      </w:r>
      <w:r w:rsidR="00DC4EF5">
        <w:t xml:space="preserve">strong </w:t>
      </w:r>
      <w:r w:rsidR="005A278A">
        <w:t>isolation-by-distance</w:t>
      </w:r>
      <w:r w:rsidR="00FA4705">
        <w:t xml:space="preserve"> (IBD)</w:t>
      </w:r>
      <w:r w:rsidR="005A278A">
        <w:t xml:space="preserve"> </w:t>
      </w:r>
      <w:proofErr w:type="gramStart"/>
      <w:r w:rsidR="00FA69E1">
        <w:t>was found</w:t>
      </w:r>
      <w:proofErr w:type="gramEnd"/>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t xml:space="preserve">hoverfly </w:t>
      </w:r>
      <w:r w:rsidR="005A278A">
        <w:t xml:space="preserve">individuals, from a fraction of a low disturbance </w:t>
      </w:r>
      <w:r w:rsidR="00DC4EF5">
        <w:t>forest landscape</w:t>
      </w:r>
      <w:r w:rsidR="005A278A">
        <w:t xml:space="preserve"> </w:t>
      </w:r>
      <w:r w:rsidR="00CC245F">
        <w:fldChar w:fldCharType="begin"/>
      </w:r>
      <w:r w:rsidR="005A278A">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fldChar w:fldCharType="separate"/>
      </w:r>
      <w:r w:rsidR="005A278A" w:rsidRPr="005A278A">
        <w:rPr>
          <w:rFonts w:cs="Times New Roman"/>
        </w:rPr>
        <w:t>(Schauer et al., 2018)</w:t>
      </w:r>
      <w:r w:rsidR="00CC245F">
        <w:fldChar w:fldCharType="end"/>
      </w:r>
      <w:r w:rsidR="00DC4EF5">
        <w:t>.</w:t>
      </w:r>
      <w:r w:rsidR="00A24A4C">
        <w:t xml:space="preserve"> However, the effect of urbanization on hoverfly functional connectivity has</w:t>
      </w:r>
      <w:r w:rsidR="006C4E9C">
        <w:t xml:space="preserve">, to our knowledge, </w:t>
      </w:r>
      <w:r w:rsidR="00A24A4C">
        <w:t>never been studied.</w:t>
      </w:r>
    </w:p>
    <w:p w14:paraId="465A46EC" w14:textId="7FFC64EA" w:rsidR="00965DCE" w:rsidRDefault="00140123" w:rsidP="006F501D">
      <w:pPr>
        <w:rPr>
          <w:b/>
        </w:rPr>
      </w:pPr>
      <w:r w:rsidRPr="00BA4EDB">
        <w:t xml:space="preserve">In this </w:t>
      </w:r>
      <w:r w:rsidR="00B17A9B" w:rsidRPr="00BA4EDB">
        <w:t>study</w:t>
      </w:r>
      <w:r w:rsidRPr="00BA4EDB">
        <w:t>, we</w:t>
      </w:r>
      <w:r w:rsidR="00B17A9B" w:rsidRPr="00BA4EDB">
        <w:t xml:space="preserve"> investigate</w:t>
      </w:r>
      <w:r w:rsidR="00444634">
        <w:t>d</w:t>
      </w:r>
      <w:r w:rsidR="00B17A9B" w:rsidRPr="00BA4EDB">
        <w:t xml:space="preserve"> the genetic</w:t>
      </w:r>
      <w:r w:rsidR="00BA4EDB" w:rsidRPr="00BA4EDB">
        <w:t xml:space="preserve"> diversity,</w:t>
      </w:r>
      <w:r w:rsidR="00B17A9B" w:rsidRPr="00BA4EDB">
        <w:t xml:space="preserve"> structure</w:t>
      </w:r>
      <w:r w:rsidR="00BA4EDB" w:rsidRPr="00BA4EDB">
        <w:t xml:space="preserve">, and </w:t>
      </w:r>
      <w:proofErr w:type="spellStart"/>
      <w:r w:rsidR="00FA4705">
        <w:t>IBD</w:t>
      </w:r>
      <w:r w:rsidR="00B17A9B" w:rsidRPr="00BA4EDB">
        <w:t>of</w:t>
      </w:r>
      <w:proofErr w:type="spellEnd"/>
      <w:r w:rsidR="00B17A9B" w:rsidRPr="00BA4EDB">
        <w:t xml:space="preserve"> two species of hoverflies</w:t>
      </w:r>
      <w:r w:rsidR="00875A11">
        <w:t xml:space="preserve">, </w:t>
      </w:r>
      <w:r w:rsidR="00875A11">
        <w:rPr>
          <w:i/>
        </w:rPr>
        <w:t>S. pipiens</w:t>
      </w:r>
      <w:r w:rsidR="00875A11">
        <w:t xml:space="preserve"> and </w:t>
      </w:r>
      <w:r w:rsidR="00875A11">
        <w:rPr>
          <w:i/>
        </w:rPr>
        <w:t>M. florea</w:t>
      </w:r>
      <w:r w:rsidR="00875A11">
        <w:t>, based on</w:t>
      </w:r>
      <w:r w:rsidR="00875A11">
        <w:rPr>
          <w:i/>
        </w:rPr>
        <w:t xml:space="preserve"> </w:t>
      </w:r>
      <w:r w:rsidR="00875A11">
        <w:t xml:space="preserve">thousands of individuals in two </w:t>
      </w:r>
      <w:r w:rsidR="00B17A9B" w:rsidRPr="00BA4EDB">
        <w:t>urbanized landscapes</w:t>
      </w:r>
      <w:r w:rsidR="00875A11">
        <w:t xml:space="preserve"> in Western Europe</w:t>
      </w:r>
      <w:r w:rsidR="00B17A9B" w:rsidRPr="00BA4EDB">
        <w:t>.</w:t>
      </w:r>
      <w:r w:rsidR="00B17A9B">
        <w:rPr>
          <w:b/>
        </w:rPr>
        <w:t xml:space="preserve"> </w:t>
      </w:r>
      <w:r w:rsidR="009B1F4A">
        <w:t>We expect</w:t>
      </w:r>
      <w:r w:rsidR="00444634">
        <w:t>ed</w:t>
      </w:r>
      <w:r w:rsidR="009B1F4A">
        <w:t xml:space="preserve"> some </w:t>
      </w:r>
      <w:r w:rsidR="00444634">
        <w:t>population-</w:t>
      </w:r>
      <w:proofErr w:type="gramStart"/>
      <w:r w:rsidR="00444634">
        <w:t xml:space="preserve">wide </w:t>
      </w:r>
      <w:r w:rsidR="0006107C">
        <w:t xml:space="preserve"> </w:t>
      </w:r>
      <w:r w:rsidR="00444634">
        <w:t>and</w:t>
      </w:r>
      <w:proofErr w:type="gramEnd"/>
      <w:r w:rsidR="00444634">
        <w:t xml:space="preserve"> fine-scale genetic </w:t>
      </w:r>
      <w:r w:rsidR="0006107C">
        <w:t>structure  due to the large extent and the anthropogenic nature of the study areas</w:t>
      </w:r>
      <w:r w:rsidR="00A61678">
        <w:t>, notably the large unvegetated impervious areas</w:t>
      </w:r>
      <w:r w:rsidR="006D0E61">
        <w:t xml:space="preserve"> present in and around cities</w:t>
      </w:r>
      <w:r w:rsidR="00A61678">
        <w:t>.</w:t>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r>
        <w:t xml:space="preserve">  </w:t>
      </w:r>
      <w:r w:rsidR="001E1E6D" w:rsidRPr="001E1E6D">
        <w:t>S</w:t>
      </w:r>
      <w:r>
        <w:t xml:space="preserve">tudy areas, </w:t>
      </w:r>
      <w:r w:rsidR="00E56156">
        <w:t>s</w:t>
      </w:r>
      <w:r w:rsidR="00E56156" w:rsidRPr="001E1E6D">
        <w:t>tudy organisms</w:t>
      </w:r>
      <w:r w:rsidR="00E56156">
        <w:t xml:space="preserve">, </w:t>
      </w:r>
      <w:r>
        <w:t>and sampling</w:t>
      </w:r>
    </w:p>
    <w:p w14:paraId="696CEE92" w14:textId="77777777" w:rsidR="007B48A4" w:rsidRDefault="005B7760" w:rsidP="00BC7A53">
      <w:r>
        <w:t>To evaluate the genetic connectivity of hoverflies in the face of disturbance, we chose two urbanized study areas</w:t>
      </w:r>
      <w:r w:rsidR="002C7B2D">
        <w:t xml:space="preserve">. </w:t>
      </w:r>
      <w:r w:rsidR="00CC35FB">
        <w:t>We chose a</w:t>
      </w:r>
      <w:r w:rsidR="002C7B2D">
        <w:t>n extent o</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should </w:t>
      </w:r>
      <w:r w:rsidR="00974BF7">
        <w:t xml:space="preserve">allow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007B93">
        <w:instrText xml:space="preserve"> ADDIN ZOTERO_ITEM CSL_CITATION {"citationID":"HU0ZLRgD","properties":{"formattedCitation":"(Stadt K\\uc0\\u246{}ln, 2022)","plainCitation":"(Stadt Köln, 2022)","noteIndex":0},"citationItems":[{"id":13556,"uris":["http://zotero.org/users/4948104/items/FA3X7TGC"],"itemData":{"id":13556,"type":"webpage","abstract":"Das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007B93" w:rsidRPr="00154AA8">
        <w:rPr>
          <w:rFonts w:cs="Times New Roman"/>
          <w:szCs w:val="24"/>
        </w:rPr>
        <w:t>(Stadt Köln, 2022)</w:t>
      </w:r>
      <w:r w:rsidR="00007B93" w:rsidRPr="00154AA8">
        <w:fldChar w:fldCharType="end"/>
      </w:r>
      <w:r w:rsidR="00007B93" w:rsidRPr="00154AA8">
        <w:t>, notably stimulated recent findings about country-wide</w:t>
      </w:r>
      <w:r w:rsidR="00007B93">
        <w:t xml:space="preserve"> insect declines </w:t>
      </w:r>
      <w:r w:rsidR="00007B93">
        <w:fldChar w:fldCharType="begin"/>
      </w:r>
      <w:r w:rsidR="00007B93">
        <w:instrText xml:space="preserve"> ADDIN ZOTERO_ITEM CSL_CITATION {"citationID":"7FC0fzas","properties":{"formattedCitation":"(Hallmann et al., 2017; Seibold et al., 2019)","plainCitation":"(Hallmann et al., 2017; Seibold et al., 2019)","noteIndex":0},"citationItems":[{"id":13379,"uris":["http://zotero.org/users/4948104/items/WVI9H4BF"],"itemData":{"id":13379,"type":"article-journal","abstract":"Global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007B93" w:rsidRPr="00777B20">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007B93">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2022)","noteIndex":0},"citationItems":[{"id":13555,"uris":["http://zotero.org/users/4948104/items/J7WSDFDH"],"itemData":{"id":13555,"type":"webpage","abstract":"Le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007B93" w:rsidRPr="00154AA8">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amount of adjoining countryside. </w:t>
      </w:r>
      <w:r w:rsidR="00797571">
        <w:t xml:space="preserve">The Cologne study area focused on administrative city </w:t>
      </w:r>
      <w:r w:rsidR="00797571">
        <w:lastRenderedPageBreak/>
        <w:t>limits</w:t>
      </w:r>
      <w:r w:rsidR="003216BF">
        <w:t xml:space="preserve"> as it fit our requirements</w:t>
      </w:r>
      <w:r w:rsidR="00797571">
        <w:t>.</w:t>
      </w:r>
      <w:r w:rsidR="003216BF">
        <w:t xml:space="preserve"> Indeed, although </w:t>
      </w:r>
      <w:r w:rsidR="003216BF" w:rsidRPr="003216BF">
        <w:t xml:space="preserve">Cologne </w:t>
      </w:r>
      <w:r w:rsidR="00007B93">
        <w:t>(Fig. 1</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2F5CAD">
        <w:instrText xml:space="preserve"> ADDIN ZOTERO_ITEM CSL_CITATION {"citationID":"VknoAXNG","properties":{"formattedCitation":"(Braun and Herold, 2004; Curdes, 1998; Mitter and Weber, 2011)","plainCitation":"(Braun and Herold, 2004; Curdes, 1998; Mitter and Weber, 2011)","noteIndex":0},"citationItems":[{"id":13642,"uris":["http://zotero.org/users/4948104/items/8GA27B5S"],"itemData":{"id":13642,"type":"paper-conference","abstract":"Information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Cologne","volume":"2","author":[{"family":"Curdes","given":"G."}],"issued":{"date-parts":[["1998"]]}}},{"id":13640,"uris":["http://zotero.org/users/4948104/items/F4Z8XD5A"],"itemData":{"id":13640,"type":"article-journal","container-title":"Regions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ED0178" w:rsidRPr="00ED0178">
        <w:rPr>
          <w:rFonts w:cs="Times New Roman"/>
        </w:rPr>
        <w:t xml:space="preserve">(Braun and Herold, 2004; Curdes, 1998; </w:t>
      </w:r>
      <w:proofErr w:type="spellStart"/>
      <w:r w:rsidR="00ED0178" w:rsidRPr="00ED0178">
        <w:rPr>
          <w:rFonts w:cs="Times New Roman"/>
        </w:rPr>
        <w:t>Mitter</w:t>
      </w:r>
      <w:proofErr w:type="spellEnd"/>
      <w:r w:rsidR="00ED0178" w:rsidRPr="00ED0178">
        <w:rPr>
          <w:rFonts w:cs="Times New Roman"/>
        </w:rPr>
        <w:t xml:space="preserve"> and Weber, 2011)</w:t>
      </w:r>
      <w:r w:rsidR="00ED0178">
        <w:fldChar w:fldCharType="end"/>
      </w:r>
      <w:r w:rsidR="003216BF" w:rsidRPr="003216BF">
        <w:t>.</w:t>
      </w:r>
    </w:p>
    <w:p w14:paraId="02F63F2A" w14:textId="64E2BCAC" w:rsidR="00267577" w:rsidRPr="0079323A" w:rsidRDefault="00E72226" w:rsidP="00BC7A53">
      <w:r>
        <w:t>As study organisms, we</w:t>
      </w:r>
      <w:r w:rsidR="001360C3">
        <w:t xml:space="preserve"> chose</w:t>
      </w:r>
      <w:r>
        <w:t xml:space="preserve"> </w:t>
      </w:r>
      <w:r w:rsidRPr="00E72226">
        <w:rPr>
          <w:i/>
          <w:iCs/>
        </w:rPr>
        <w:t>Syritta pipiens</w:t>
      </w:r>
      <w:r>
        <w:t xml:space="preserve"> (Linnaeus, 1758) and </w:t>
      </w:r>
      <w:r w:rsidRPr="00E72226">
        <w:rPr>
          <w:i/>
          <w:iCs/>
        </w:rPr>
        <w:t>Myathropa florea</w:t>
      </w:r>
      <w:r w:rsidR="001360C3">
        <w:t xml:space="preserve"> </w:t>
      </w:r>
      <w:r>
        <w:t xml:space="preserve">(Linnaeus, 1758),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5314A2">
        <w:t xml:space="preserve"> preliminary field experience and previous inventories</w:t>
      </w:r>
      <w:r w:rsidR="002958A5">
        <w:t xml:space="preserve"> </w:t>
      </w:r>
      <w:r w:rsidR="008E709C">
        <w:fldChar w:fldCharType="begin"/>
      </w:r>
      <w:r w:rsidR="008E709C">
        <w:instrText xml:space="preserve"> ADDIN ZOTERO_ITEM CSL_CITATION {"citationID":"erGQnOi6","properties":{"formattedCitation":"(Leopold et al., 1996)","plainCitation":"(Leopold et al., 1996)","noteIndex":0},"citationItems":[{"id":3756,"uris":["http://zotero.org/users/4948104/items/KQH5GRMU"],"itemData":{"id":3756,"type":"article-journal","container-title":"Decheniana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8E709C" w:rsidRPr="008E709C">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 by distance and structure </w:t>
      </w:r>
      <w:r>
        <w:fldChar w:fldCharType="begin"/>
      </w:r>
      <w:r w:rsidR="002F5CAD">
        <w:instrText xml:space="preserve"> ADDIN ZOTERO_ITEM CSL_CITATION {"citationID":"TvFun5Jh","properties":{"formattedCitation":"(Raymond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Pr="00E72226">
        <w:rPr>
          <w:rFonts w:cs="Times New Roman"/>
        </w:rPr>
        <w:t>(Raymond et al., 2013)</w:t>
      </w:r>
      <w:r>
        <w:fldChar w:fldCharType="end"/>
      </w:r>
      <w:r>
        <w:t xml:space="preserve"> given their sometimes massive ability to spread </w:t>
      </w:r>
      <w:r>
        <w:fldChar w:fldCharType="begin"/>
      </w:r>
      <w:r w:rsidR="002F5CAD">
        <w:instrText xml:space="preserve"> ADDIN ZOTERO_ITEM CSL_CITATION {"citationID":"ugt8oTb4","properties":{"formattedCitation":"(Jia et al., 2022)","plainCitation":"(Jia et al., 2022)","noteIndex":0},"citationItems":[{"id":13605,"uris":["http://zotero.org/users/4948104/items/V9VUSMLK"],"itemData":{"id":13605,"type":"article-journal","abstract":"Worldwide,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Pr="00E7222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in order to have as few gaps in geographical coverage as possible, following a uniform grid. The analytical purpose of this sampling design was to decrease bias and improve our accuracy in detect influential landscape features, if there were any </w:t>
      </w:r>
      <w:r>
        <w:fldChar w:fldCharType="begin"/>
      </w:r>
      <w:r w:rsidR="002F5CAD">
        <w:instrText xml:space="preserve"> ADDIN ZOTERO_ITEM CSL_CITATION {"citationID":"ZMiGB1CD","properties":{"formattedCitation":"(Oyler-McCance et al., 2013; Schwartz and McKelvey, 2009)","plainCitation":"(Oyler-McCance et al., 2013; Schwartz and McKelvey, 2009)","noteIndex":0},"citationItems":[{"id":13633,"uris":["http://zotero.org/users/4948104/items/CJDX6Q5K"],"itemData":{"id":13633,"type":"article-journal","abstract":"An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L."}],"issued":{"date-parts":[["2013",4,1]]}}},{"id":13634,"uris":["http://zotero.org/users/4948104/items/4BJI6HUD"],"itemData":{"id":13634,"type":"article-journal","abstract":"There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Pr="00233C1B">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2F5CAD">
        <w:instrText xml:space="preserve"> ADDIN ZOTERO_ITEM CSL_CITATION {"citationID":"rw6XWHtz","properties":{"formattedCitation":"(Kleijn and van Langevelde, 2006)","plainCitation":"(Kleijn and van Langevelde, 2006)","noteIndex":0},"citationItems":[{"id":13600,"uris":["http://zotero.org/users/4948104/items/BC2FBMN7"],"itemData":{"id":13600,"type":"article-journal","abstract":"Landscape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1722B1" w:rsidRPr="001722B1">
        <w:rPr>
          <w:rFonts w:cs="Times New Roman"/>
        </w:rPr>
        <w:t>(Kleijn and van Langevelde, 2006)</w:t>
      </w:r>
      <w:r w:rsidR="001722B1">
        <w:fldChar w:fldCharType="end"/>
      </w:r>
      <w:r w:rsidR="001722B1">
        <w:t xml:space="preserve">. </w:t>
      </w:r>
      <w:r w:rsidR="003946E4">
        <w:t>We caught</w:t>
      </w:r>
      <w:r w:rsidR="00E80EA2">
        <w:t xml:space="preserve"> </w:t>
      </w:r>
      <w:r w:rsidR="00E80EA2" w:rsidRPr="00B52E69">
        <w:t>831</w:t>
      </w:r>
      <w:r w:rsidR="00E80EA2">
        <w:t xml:space="preserve"> and 1226 </w:t>
      </w:r>
      <w:r w:rsidR="00267577" w:rsidRPr="0014047B">
        <w:rPr>
          <w:i/>
        </w:rPr>
        <w:t>S</w:t>
      </w:r>
      <w:r w:rsidR="00E80EA2">
        <w:rPr>
          <w:i/>
        </w:rPr>
        <w:t>.</w:t>
      </w:r>
      <w:r w:rsidR="00267577" w:rsidRPr="0014047B">
        <w:rPr>
          <w:i/>
        </w:rPr>
        <w:t xml:space="preserve"> pipiens</w:t>
      </w:r>
      <w:r w:rsidR="00267577">
        <w:t xml:space="preserve"> </w:t>
      </w:r>
      <w:r w:rsidR="00E80EA2">
        <w:t xml:space="preserve">individuals, and 559 and </w:t>
      </w:r>
      <w:r w:rsidR="00E80EA2" w:rsidRPr="00B52E69">
        <w:t>394</w:t>
      </w:r>
      <w:r w:rsidR="00E80EA2">
        <w:t xml:space="preserve"> </w:t>
      </w:r>
      <w:r w:rsidR="00E80EA2" w:rsidRPr="0014047B">
        <w:rPr>
          <w:i/>
        </w:rPr>
        <w:t>M</w:t>
      </w:r>
      <w:r w:rsidR="00E80EA2">
        <w:rPr>
          <w:i/>
        </w:rPr>
        <w:t>.</w:t>
      </w:r>
      <w:r w:rsidR="00E80EA2" w:rsidRPr="0014047B">
        <w:rPr>
          <w:i/>
        </w:rPr>
        <w:t xml:space="preserve"> florea</w:t>
      </w:r>
      <w:r w:rsidR="00E80EA2" w:rsidRPr="0014047B">
        <w:t xml:space="preserve"> </w:t>
      </w:r>
      <w:r w:rsidR="00E80EA2">
        <w:t>individuals in Cologne and the Luxembourg study area</w:t>
      </w:r>
      <w:r w:rsidR="003946E4">
        <w:t>,</w:t>
      </w:r>
      <w:r w:rsidR="00E80EA2">
        <w:t xml:space="preserve"> respectively</w:t>
      </w:r>
      <w:r w:rsidR="003946E4">
        <w:t xml:space="preserve"> (Fig. </w:t>
      </w:r>
      <w:r w:rsidR="00E5030C">
        <w:t>1</w:t>
      </w:r>
      <w:r w:rsidR="003946E4">
        <w:t>)</w:t>
      </w:r>
      <w:r w:rsidR="00E80EA2">
        <w:t>.</w:t>
      </w:r>
      <w:r w:rsidR="003946E4">
        <w:t xml:space="preserve"> </w:t>
      </w:r>
    </w:p>
    <w:p w14:paraId="0F6B9CAA" w14:textId="395D362F" w:rsidR="00265C11" w:rsidRDefault="00265C11" w:rsidP="00265C11">
      <w:pPr>
        <w:pStyle w:val="Heading2"/>
        <w:numPr>
          <w:ilvl w:val="1"/>
          <w:numId w:val="1"/>
        </w:numPr>
      </w:pPr>
      <w:r>
        <w:t xml:space="preserve"> </w:t>
      </w:r>
      <w:proofErr w:type="gramStart"/>
      <w:r w:rsidRPr="00265C11">
        <w:t>|</w:t>
      </w:r>
      <w:r>
        <w:t xml:space="preserve">  Laboratory</w:t>
      </w:r>
      <w:proofErr w:type="gramEnd"/>
      <w:r>
        <w:t xml:space="preserve"> procedures</w:t>
      </w:r>
    </w:p>
    <w:p w14:paraId="4768BCD6" w14:textId="77777777" w:rsidR="00BC463B" w:rsidRDefault="00A05CC9" w:rsidP="00A05CC9">
      <w:commentRangeStart w:id="2"/>
      <w:r>
        <w:t>DNA w</w:t>
      </w:r>
      <w:commentRangeEnd w:id="2"/>
      <w:r w:rsidR="000E20BF">
        <w:rPr>
          <w:rStyle w:val="CommentReference"/>
        </w:rPr>
        <w:commentReference w:id="2"/>
      </w:r>
      <w:r>
        <w:t xml:space="preserve">as extracted using an ammonium acetate-based salting-out procedure </w:t>
      </w:r>
      <w:r w:rsidR="002D45FA">
        <w:fldChar w:fldCharType="begin"/>
      </w:r>
      <w:r w:rsidR="002F5CAD">
        <w:instrText xml:space="preserve"> ADDIN ZOTERO_ITEM CSL_CITATION {"citationID":"1kgrCJTS","properties":{"formattedCitation":"(Miller et al., 1988)","plainCitation":"(Miller et al., 1988)","noteIndex":0},"citationItems":[{"id":13635,"uris":["http://zotero.org/users/4948104/items/4I8XES2Y"],"itemData":{"id":13635,"type":"article-journal","container-title":"Nucleic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2D45FA" w:rsidRPr="002D45FA">
        <w:rPr>
          <w:rFonts w:cs="Times New Roman"/>
        </w:rPr>
        <w:t>(Miller et al., 1988)</w:t>
      </w:r>
      <w:r w:rsidR="002D45FA">
        <w:fldChar w:fldCharType="end"/>
      </w:r>
      <w:r>
        <w:t>. DNA extracts were quantified using a Drop-Sense 16 spectrophotometer (</w:t>
      </w:r>
      <w:proofErr w:type="spellStart"/>
      <w:r>
        <w:t>Trinean</w:t>
      </w:r>
      <w:proofErr w:type="spellEnd"/>
      <w:r>
        <w:t xml:space="preserve">, </w:t>
      </w:r>
      <w:proofErr w:type="spellStart"/>
      <w:r>
        <w:t>Gentbrugge</w:t>
      </w:r>
      <w:proofErr w:type="spellEnd"/>
      <w:r>
        <w:t xml:space="preserve">, Belgium). </w:t>
      </w:r>
    </w:p>
    <w:p w14:paraId="6653EB55" w14:textId="77777777" w:rsidR="00BC463B" w:rsidRDefault="00BC463B" w:rsidP="00A05CC9"/>
    <w:p w14:paraId="4DCAB4B4" w14:textId="77777777" w:rsidR="001C4D16" w:rsidRDefault="00BC463B" w:rsidP="008E709C">
      <w:r>
        <w:t xml:space="preserve">We used </w:t>
      </w:r>
      <w:r w:rsidRPr="00BC463B">
        <w:t>blast-2.11.0+</w:t>
      </w:r>
      <w:r>
        <w:t xml:space="preserve"> to perform a stand-alone blast of</w:t>
      </w:r>
      <w:r w:rsidR="00703021">
        <w:t xml:space="preserve"> </w:t>
      </w:r>
      <w:r w:rsidR="001C4D16">
        <w:t>each of</w:t>
      </w:r>
      <w:r>
        <w:t xml:space="preserve"> the 500 microsatellite sequences against the genome of </w:t>
      </w:r>
      <w:hyperlink r:id="rId10" w:history="1">
        <w:r w:rsidRPr="008E709C">
          <w:rPr>
            <w:rStyle w:val="Hyperlink"/>
            <w:i/>
            <w:iCs/>
          </w:rPr>
          <w:t>Syritta pipiens</w:t>
        </w:r>
        <w:r>
          <w:rPr>
            <w:rStyle w:val="Hyperlink"/>
          </w:rPr>
          <w:t> (assembly idSyrPipi1.1)</w:t>
        </w:r>
      </w:hyperlink>
      <w:r w:rsidR="00703021">
        <w:t xml:space="preserve"> and against an ‘in-</w:t>
      </w:r>
      <w:proofErr w:type="spellStart"/>
      <w:r w:rsidR="00703021">
        <w:t>progess</w:t>
      </w:r>
      <w:proofErr w:type="spellEnd"/>
      <w:r w:rsidR="00703021">
        <w:t xml:space="preserve"> assembly’ of the genome of Myathropa florea (20200119.hicanu.purge) obtained from </w:t>
      </w:r>
      <w:r w:rsidR="00703021" w:rsidRPr="00703021">
        <w:t>Darwin Tree of Life Project</w:t>
      </w:r>
      <w:r w:rsidR="00703021">
        <w:t xml:space="preserve"> (</w:t>
      </w:r>
      <w:hyperlink r:id="rId11" w:history="1">
        <w:r w:rsidR="00703021" w:rsidRPr="009E5EA8">
          <w:rPr>
            <w:rStyle w:val="Hyperlink"/>
          </w:rPr>
          <w:t>https://github.com/darwintreeoflife/darwintreeoflife.data</w:t>
        </w:r>
      </w:hyperlink>
      <w:r w:rsidR="00703021">
        <w:t xml:space="preserve">, accessed 08/11/2022), respectively. For each species, we tested fifty microsatellite loci that </w:t>
      </w:r>
      <w:r w:rsidR="00703021">
        <w:lastRenderedPageBreak/>
        <w:t xml:space="preserve">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p>
    <w:p w14:paraId="66597562" w14:textId="7A7BB5D9" w:rsidR="00445354" w:rsidDel="009A26C0" w:rsidRDefault="00445354" w:rsidP="008E709C">
      <w:pPr>
        <w:rPr>
          <w:del w:id="3" w:author="FRANTZ Alain" w:date="2022-11-09T07:49:00Z"/>
        </w:rPr>
      </w:pPr>
      <w:commentRangeStart w:id="4"/>
      <w:r>
        <w:t xml:space="preserve">We tested the amplification success of all 50 primers using a universal tail approach for fluorescent labelling of </w:t>
      </w:r>
      <w:r w:rsidR="009A26C0">
        <w:t>Polymerase Chain Reaction (</w:t>
      </w:r>
      <w:r>
        <w:t>PCR</w:t>
      </w:r>
      <w:r w:rsidR="009A26C0">
        <w:t>)</w:t>
      </w:r>
      <w:r>
        <w:t xml:space="preserve"> products, as described by </w:t>
      </w:r>
      <w:commentRangeStart w:id="5"/>
      <w:r>
        <w:t xml:space="preserve">Culley et al. </w:t>
      </w:r>
      <w:commentRangeEnd w:id="5"/>
      <w:r>
        <w:rPr>
          <w:rStyle w:val="CommentReference"/>
        </w:rPr>
        <w:commentReference w:id="5"/>
      </w:r>
      <w:r>
        <w:t>(</w:t>
      </w:r>
      <w:hyperlink r:id="rId12" w:anchor="ref-CR29" w:tooltip="Culley TM, Stamper TI, Stokes RL et al (2013) An efficient technique for primer development and application that integrates fluorescent labeling and multiplex PCR. Appl Plant Sci 1:1300027. &#10;                   https://doi.org/10.3732/apps.1300027&#10;             " w:history="1">
        <w:r>
          <w:rPr>
            <w:rStyle w:val="Hyperlink"/>
          </w:rPr>
          <w:t>2013</w:t>
        </w:r>
      </w:hyperlink>
      <w:r>
        <w:t>) and eight good- quality DNA samples originating from individuals sampled across both study areas.</w:t>
      </w:r>
      <w:r w:rsidRPr="005826F8">
        <w:t xml:space="preserve"> </w:t>
      </w:r>
      <w:r>
        <w:t xml:space="preserve">Each PCR contained </w:t>
      </w:r>
      <w:r w:rsidR="001C4D16" w:rsidRPr="0011014D">
        <w:t xml:space="preserve">1x </w:t>
      </w:r>
      <w:proofErr w:type="spellStart"/>
      <w:r w:rsidR="001C4D16">
        <w:t>GoTaq</w:t>
      </w:r>
      <w:proofErr w:type="spellEnd"/>
      <w:r w:rsidR="001C4D16">
        <w:t xml:space="preserve"> Master Mix (</w:t>
      </w:r>
      <w:proofErr w:type="spellStart"/>
      <w:r w:rsidR="001C4D16">
        <w:t>Promega</w:t>
      </w:r>
      <w:proofErr w:type="spellEnd"/>
      <w:r w:rsidR="001C4D16">
        <w:t xml:space="preserve">, </w:t>
      </w:r>
      <w:proofErr w:type="spellStart"/>
      <w:r w:rsidR="001C4D16" w:rsidRPr="000B71A5">
        <w:t>Walldorf</w:t>
      </w:r>
      <w:proofErr w:type="spellEnd"/>
      <w:r w:rsidR="001C4D16" w:rsidRPr="000B71A5">
        <w:t>, Germany</w:t>
      </w:r>
      <w:r w:rsidR="001C4D16" w:rsidRPr="0011014D">
        <w:t>)</w:t>
      </w:r>
      <w:r w:rsidR="001C4D16">
        <w:t>,</w:t>
      </w:r>
      <w:r w:rsidR="001C4D16" w:rsidRPr="0011014D">
        <w:t xml:space="preserve"> 0.2 </w:t>
      </w:r>
      <w:proofErr w:type="spellStart"/>
      <w:r w:rsidR="001C4D16" w:rsidRPr="0011014D">
        <w:t>μM</w:t>
      </w:r>
      <w:proofErr w:type="spellEnd"/>
      <w:r w:rsidR="001C4D16" w:rsidRPr="0011014D">
        <w:t xml:space="preserve"> o</w:t>
      </w:r>
      <w:r w:rsidR="001C4D16">
        <w:t>f each primer</w:t>
      </w:r>
      <w:r>
        <w:t xml:space="preserve"> and 10 ng of DNA. After a </w:t>
      </w:r>
      <w:del w:id="6" w:author="FRANTZ Alain" w:date="2022-11-09T07:47:00Z">
        <w:r w:rsidDel="009A26C0">
          <w:delText>5</w:delText>
        </w:r>
      </w:del>
      <w:r w:rsidR="009A26C0">
        <w:t>3</w:t>
      </w:r>
      <w:r>
        <w:t xml:space="preserve">-min denaturation at 95 °C, the PCR consisted of 35 cycles of denaturation at 95 °C for 30 s, annealing at </w:t>
      </w:r>
      <w:del w:id="7" w:author="FRANTZ Alain" w:date="2022-11-09T07:46:00Z">
        <w:r w:rsidDel="009A26C0">
          <w:delText>59</w:delText>
        </w:r>
      </w:del>
      <w:r w:rsidR="009A26C0">
        <w:t>60</w:t>
      </w:r>
      <w:r>
        <w:t xml:space="preserve"> °C </w:t>
      </w:r>
      <w:r w:rsidR="009A26C0">
        <w:t xml:space="preserve">for 45 s </w:t>
      </w:r>
      <w:r>
        <w:t xml:space="preserve">and an extension at 72 °C for </w:t>
      </w:r>
      <w:del w:id="8" w:author="FRANTZ Alain" w:date="2022-11-09T07:47:00Z">
        <w:r w:rsidDel="009A26C0">
          <w:delText>45</w:delText>
        </w:r>
      </w:del>
      <w:r w:rsidR="009A26C0">
        <w:t>30</w:t>
      </w:r>
      <w:r>
        <w:t xml:space="preserve"> s. The PCR was ended with a final extension for 10 min at </w:t>
      </w:r>
      <w:del w:id="9" w:author="FRANTZ Alain" w:date="2022-11-09T07:48:00Z">
        <w:r w:rsidDel="009A26C0">
          <w:delText>68</w:delText>
        </w:r>
      </w:del>
      <w:r w:rsidR="009A26C0">
        <w:t>72</w:t>
      </w:r>
      <w:r>
        <w:t xml:space="preserve"> °C. </w:t>
      </w:r>
      <w:r w:rsidR="009A26C0">
        <w:t xml:space="preserve">The PCRs were performed in a </w:t>
      </w:r>
      <w:proofErr w:type="spellStart"/>
      <w:r w:rsidR="009A26C0">
        <w:t>Mastercycler</w:t>
      </w:r>
      <w:proofErr w:type="spellEnd"/>
      <w:r w:rsidR="009A26C0">
        <w:t xml:space="preserve"> nexus (Eppendorf, Hamburg, Germany).</w:t>
      </w:r>
      <w:r>
        <w:t xml:space="preserve"> </w:t>
      </w:r>
      <w:del w:id="10" w:author="FRANTZ Alain" w:date="2022-11-09T07:49:00Z">
        <w:r w:rsidDel="009A26C0">
          <w:delText>l</w:delText>
        </w:r>
      </w:del>
      <w:r w:rsidR="009A26C0">
        <w:t>L</w:t>
      </w:r>
      <w:r>
        <w:t>oci that were polymorphic</w:t>
      </w:r>
      <w:r w:rsidR="009A26C0">
        <w:t xml:space="preserve"> and that</w:t>
      </w:r>
      <w:del w:id="11" w:author="FRANTZ Alain" w:date="2022-11-09T07:49:00Z">
        <w:r w:rsidDel="009A26C0">
          <w:delText>,</w:delText>
        </w:r>
      </w:del>
      <w:r>
        <w:t xml:space="preserve"> gave rise to clear peaks were retained for further analysis. </w:t>
      </w:r>
      <w:commentRangeEnd w:id="4"/>
      <w:r w:rsidR="008549B8">
        <w:rPr>
          <w:rStyle w:val="CommentReference"/>
        </w:rPr>
        <w:commentReference w:id="4"/>
      </w:r>
    </w:p>
    <w:p w14:paraId="06BF88BA" w14:textId="03E58D74" w:rsidR="0076648F" w:rsidDel="009A26C0" w:rsidRDefault="0076648F" w:rsidP="00A05CC9">
      <w:pPr>
        <w:rPr>
          <w:del w:id="12" w:author="FRANTZ Alain" w:date="2022-11-09T07:49:00Z"/>
        </w:rPr>
      </w:pPr>
    </w:p>
    <w:p w14:paraId="52FE4549" w14:textId="66E97762" w:rsidR="0076648F" w:rsidDel="009A26C0" w:rsidRDefault="0076648F" w:rsidP="00A05CC9">
      <w:pPr>
        <w:rPr>
          <w:del w:id="13" w:author="FRANTZ Alain" w:date="2022-11-09T07:49:00Z"/>
        </w:rPr>
      </w:pPr>
    </w:p>
    <w:p w14:paraId="7244ECC5" w14:textId="0D0242BB" w:rsidR="0076648F" w:rsidRDefault="0076648F" w:rsidP="0076648F">
      <w:pPr>
        <w:jc w:val="both"/>
        <w:rPr>
          <w:ins w:id="14" w:author="FRANTZ Alain" w:date="2022-11-08T15:21:00Z"/>
        </w:rPr>
      </w:pPr>
      <w:r>
        <w:t>We the</w:t>
      </w:r>
      <w:r w:rsidR="009A26C0">
        <w:t>n used the</w:t>
      </w:r>
      <w:r>
        <w:t xml:space="preserve"> </w:t>
      </w:r>
      <w:commentRangeStart w:id="15"/>
      <w:r>
        <w:t xml:space="preserve">PRIMER3 </w:t>
      </w:r>
      <w:del w:id="16" w:author="FRANTZ Alain" w:date="2022-11-09T07:49:00Z">
        <w:r w:rsidDel="009A26C0">
          <w:delText xml:space="preserve">v.0.4.0 </w:delText>
        </w:r>
      </w:del>
      <w:r>
        <w:t xml:space="preserve">software </w:t>
      </w:r>
      <w:commentRangeEnd w:id="15"/>
      <w:r w:rsidR="009A26C0">
        <w:rPr>
          <w:rStyle w:val="CommentReference"/>
        </w:rPr>
        <w:commentReference w:id="15"/>
      </w:r>
      <w:ins w:id="17" w:author="FRANTZ Alain" w:date="2022-11-08T15:21:00Z">
        <w:del w:id="18" w:author="FRANTZ Alain" w:date="2022-11-09T07:49:00Z">
          <w:r w:rsidDel="009A26C0">
            <w:delText xml:space="preserve">(Koressaar &amp; Remm, 2007; Untergasser et al., 2012) </w:delText>
          </w:r>
        </w:del>
        <w:r>
          <w:t xml:space="preserve">to develop new primer pairs </w:t>
        </w:r>
      </w:ins>
      <w:ins w:id="19" w:author="FRANTZ Alain" w:date="2022-11-08T15:22:00Z">
        <w:r>
          <w:t>that gave rise to products of differing length to allow multiplexing.</w:t>
        </w:r>
      </w:ins>
      <w:ins w:id="20" w:author="FRANTZ Alain" w:date="2022-11-08T15:21:00Z">
        <w:r>
          <w:t xml:space="preserve"> The primers were specified to have</w:t>
        </w:r>
        <w:r w:rsidRPr="003E6DAB">
          <w:t xml:space="preserve"> a melting temperature of 59-61 °C (optimum 60 °C), a length of 18 t</w:t>
        </w:r>
        <w:r>
          <w:t xml:space="preserve">o 26 base pairs (20 bp optimum), </w:t>
        </w:r>
        <w:r w:rsidRPr="003E6DAB">
          <w:t xml:space="preserve">the presence of a G/C clamp, a maximum poly-X of </w:t>
        </w:r>
        <w:del w:id="21" w:author="FRANTZ Alain" w:date="2022-11-09T07:50:00Z">
          <w:r w:rsidRPr="003E6DAB" w:rsidDel="009A26C0">
            <w:delText>3</w:delText>
          </w:r>
        </w:del>
      </w:ins>
      <w:ins w:id="22" w:author="FRANTZ Alain" w:date="2022-11-09T07:50:00Z">
        <w:r w:rsidR="009A26C0">
          <w:t>three</w:t>
        </w:r>
      </w:ins>
      <w:ins w:id="23" w:author="FRANTZ Alain" w:date="2022-11-08T15:21:00Z">
        <w:r w:rsidRPr="003E6DAB">
          <w:t xml:space="preserve"> tandemly repeating nucleotides (e.g. TTT), </w:t>
        </w:r>
        <w:r>
          <w:t xml:space="preserve">with </w:t>
        </w:r>
        <w:r w:rsidRPr="003E6DAB">
          <w:t>all other parameters</w:t>
        </w:r>
        <w:r>
          <w:t xml:space="preserve"> set to default.</w:t>
        </w:r>
      </w:ins>
    </w:p>
    <w:p w14:paraId="0C1E3382" w14:textId="3F13C4CA" w:rsidR="00703021" w:rsidRPr="00703021" w:rsidDel="009A26C0" w:rsidRDefault="00703021" w:rsidP="00A05CC9">
      <w:pPr>
        <w:rPr>
          <w:ins w:id="24" w:author="FRANTZ Alain" w:date="2022-11-08T08:59:00Z"/>
          <w:del w:id="25" w:author="FRANTZ Alain" w:date="2022-11-09T07:51:00Z"/>
          <w:lang w:val="en-GB"/>
          <w:rPrChange w:id="26" w:author="FRANTZ Alain" w:date="2022-11-08T09:11:00Z">
            <w:rPr>
              <w:ins w:id="27" w:author="FRANTZ Alain" w:date="2022-11-08T08:59:00Z"/>
              <w:del w:id="28" w:author="FRANTZ Alain" w:date="2022-11-09T07:51:00Z"/>
            </w:rPr>
          </w:rPrChange>
        </w:rPr>
      </w:pPr>
      <w:ins w:id="29" w:author="FRANTZ Alain" w:date="2022-11-08T09:20:00Z">
        <w:del w:id="30" w:author="FRANTZ Alain" w:date="2022-11-09T07:52:00Z">
          <w:r w:rsidDel="009A26C0">
            <w:delText xml:space="preserve"> </w:delText>
          </w:r>
        </w:del>
      </w:ins>
    </w:p>
    <w:p w14:paraId="4A4FA03C" w14:textId="0B490B1E" w:rsidR="009A26C0" w:rsidRDefault="00A05CC9" w:rsidP="00A05CC9">
      <w:pPr>
        <w:rPr>
          <w:ins w:id="31" w:author="FRANTZ Alain" w:date="2022-11-09T08:01:00Z"/>
        </w:rPr>
      </w:pPr>
      <w:r>
        <w:t xml:space="preserve">For </w:t>
      </w:r>
      <w:r w:rsidRPr="008E709C">
        <w:rPr>
          <w:i/>
        </w:rPr>
        <w:t>Syritta pipiens</w:t>
      </w:r>
      <w:r>
        <w:t xml:space="preserve"> we </w:t>
      </w:r>
      <w:r w:rsidR="009A26C0">
        <w:t>retained</w:t>
      </w:r>
      <w:r>
        <w:t xml:space="preserve"> </w:t>
      </w:r>
      <w:r w:rsidR="00767854">
        <w:t>14</w:t>
      </w:r>
      <w:r>
        <w:t xml:space="preserve"> microsatellite loci that were amplified in two </w:t>
      </w:r>
      <w:r w:rsidR="009A26C0">
        <w:t xml:space="preserve">multiplex </w:t>
      </w:r>
      <w:r>
        <w:t>PCR</w:t>
      </w:r>
      <w:r w:rsidR="009A26C0">
        <w:t>s</w:t>
      </w:r>
      <w:del w:id="32" w:author="FRANTZ Alain" w:date="2022-11-09T07:54:00Z">
        <w:r w:rsidDel="009A26C0">
          <w:delText>)</w:delText>
        </w:r>
      </w:del>
      <w:r w:rsidR="009A26C0">
        <w:t xml:space="preserve">, while the </w:t>
      </w:r>
      <w:del w:id="33" w:author="FRANTZ Alain" w:date="2022-11-09T07:52:00Z">
        <w:r w:rsidDel="009A26C0">
          <w:delText>.</w:delText>
        </w:r>
      </w:del>
      <w:r>
        <w:t xml:space="preserve"> </w:t>
      </w:r>
      <w:r w:rsidR="009A26C0">
        <w:t xml:space="preserve">24 microsatellite loci for </w:t>
      </w:r>
      <w:r w:rsidR="009A26C0" w:rsidRPr="008E709C">
        <w:rPr>
          <w:i/>
        </w:rPr>
        <w:t>Myathropa florea</w:t>
      </w:r>
      <w:r w:rsidR="009A26C0">
        <w:t xml:space="preserve"> were amplified in three multiplex </w:t>
      </w:r>
      <w:proofErr w:type="spellStart"/>
      <w:r w:rsidR="009A26C0">
        <w:t>recations</w:t>
      </w:r>
      <w:proofErr w:type="spellEnd"/>
      <w:r w:rsidR="009A26C0">
        <w:t xml:space="preserve"> (Table 1) </w:t>
      </w:r>
      <w:commentRangeStart w:id="34"/>
      <w:r w:rsidR="009A26C0" w:rsidRPr="009A26C0">
        <w:rPr>
          <w:highlight w:val="yellow"/>
          <w:rPrChange w:id="35" w:author="FRANTZ Alain" w:date="2022-11-09T07:54:00Z">
            <w:rPr/>
          </w:rPrChange>
        </w:rPr>
        <w:t>[all what follows should be summarized in a table].</w:t>
      </w:r>
      <w:commentRangeEnd w:id="34"/>
      <w:r w:rsidR="008549B8">
        <w:rPr>
          <w:rStyle w:val="CommentReference"/>
        </w:rPr>
        <w:commentReference w:id="34"/>
      </w:r>
    </w:p>
    <w:p w14:paraId="06E74395" w14:textId="123813F3" w:rsidR="00B75A86" w:rsidRDefault="00B75A86" w:rsidP="00A05CC9">
      <w:pPr>
        <w:rPr>
          <w:ins w:id="36" w:author="FRANTZ Alain" w:date="2022-11-09T07:55:00Z"/>
        </w:rPr>
      </w:pPr>
      <w:ins w:id="37" w:author="FRANTZ Alain" w:date="2022-11-09T08:01:00Z">
        <w:r>
          <w:t>EXAMPLE</w:t>
        </w:r>
      </w:ins>
    </w:p>
    <w:p w14:paraId="4D884BA7" w14:textId="74C272F6" w:rsidR="00B75A86" w:rsidRPr="00B75A86" w:rsidRDefault="00B75A86" w:rsidP="00A05CC9">
      <w:pPr>
        <w:rPr>
          <w:ins w:id="38" w:author="FRANTZ Alain" w:date="2022-11-09T07:51:00Z"/>
          <w:lang w:val="fr-LU"/>
          <w:rPrChange w:id="39" w:author="FRANTZ Alain" w:date="2022-11-09T07:59:00Z">
            <w:rPr>
              <w:ins w:id="40" w:author="FRANTZ Alain" w:date="2022-11-09T07:51:00Z"/>
            </w:rPr>
          </w:rPrChange>
        </w:rPr>
      </w:pPr>
      <w:ins w:id="41" w:author="FRANTZ Alain" w:date="2022-11-09T08:01:00Z">
        <w:r>
          <w:rPr>
            <w:noProof/>
            <w:lang w:val="de-LU" w:eastAsia="de-LU"/>
          </w:rPr>
          <w:lastRenderedPageBreak/>
          <w:drawing>
            <wp:inline distT="0" distB="0" distL="0" distR="0" wp14:anchorId="62C13AC1" wp14:editId="653A1EC7">
              <wp:extent cx="5760720" cy="3662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tif"/>
                      <pic:cNvPicPr/>
                    </pic:nvPicPr>
                    <pic:blipFill>
                      <a:blip r:embed="rId13">
                        <a:extLst>
                          <a:ext uri="{28A0092B-C50C-407E-A947-70E740481C1C}">
                            <a14:useLocalDpi xmlns:a14="http://schemas.microsoft.com/office/drawing/2010/main" val="0"/>
                          </a:ext>
                        </a:extLst>
                      </a:blip>
                      <a:stretch>
                        <a:fillRect/>
                      </a:stretch>
                    </pic:blipFill>
                    <pic:spPr>
                      <a:xfrm>
                        <a:off x="0" y="0"/>
                        <a:ext cx="5760720" cy="3662680"/>
                      </a:xfrm>
                      <a:prstGeom prst="rect">
                        <a:avLst/>
                      </a:prstGeom>
                    </pic:spPr>
                  </pic:pic>
                </a:graphicData>
              </a:graphic>
            </wp:inline>
          </w:drawing>
        </w:r>
      </w:ins>
    </w:p>
    <w:p w14:paraId="3892858A" w14:textId="572993A5" w:rsidR="00670DB0" w:rsidRDefault="00A57A05">
      <w:pPr>
        <w:spacing w:after="160" w:line="259" w:lineRule="auto"/>
      </w:pPr>
      <w:r>
        <w:rPr>
          <w:noProof/>
          <w:lang w:val="de-LU" w:eastAsia="de-LU"/>
        </w:rPr>
        <w:lastRenderedPageBreak/>
        <w:drawing>
          <wp:inline distT="0" distB="0" distL="0" distR="0" wp14:anchorId="71120E69" wp14:editId="7184EEA7">
            <wp:extent cx="5731510" cy="5871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71845"/>
                    </a:xfrm>
                    <a:prstGeom prst="rect">
                      <a:avLst/>
                    </a:prstGeom>
                  </pic:spPr>
                </pic:pic>
              </a:graphicData>
            </a:graphic>
          </wp:inline>
        </w:drawing>
      </w:r>
    </w:p>
    <w:p w14:paraId="6574922E" w14:textId="689AC2F8" w:rsidR="00670DB0" w:rsidRDefault="00670DB0">
      <w:pPr>
        <w:spacing w:after="160" w:line="259" w:lineRule="auto"/>
      </w:pPr>
    </w:p>
    <w:p w14:paraId="14369ADC" w14:textId="4DBDC557" w:rsidR="00670DB0" w:rsidRDefault="00670DB0">
      <w:pPr>
        <w:spacing w:after="160" w:line="259" w:lineRule="auto"/>
      </w:pPr>
    </w:p>
    <w:p w14:paraId="04487174" w14:textId="7B38A5E0" w:rsidR="00670DB0" w:rsidRDefault="00670DB0">
      <w:pPr>
        <w:spacing w:after="160" w:line="259" w:lineRule="auto"/>
      </w:pPr>
    </w:p>
    <w:p w14:paraId="4740826D" w14:textId="684D9459" w:rsidR="00670DB0" w:rsidRDefault="00670DB0">
      <w:pPr>
        <w:spacing w:after="160" w:line="259" w:lineRule="auto"/>
      </w:pPr>
    </w:p>
    <w:p w14:paraId="034103AF" w14:textId="5B37FBC9" w:rsidR="00670DB0" w:rsidRPr="0011053D" w:rsidRDefault="00670DB0">
      <w:pPr>
        <w:spacing w:after="160" w:line="259" w:lineRule="auto"/>
      </w:pPr>
      <w:commentRangeStart w:id="42"/>
      <w:r w:rsidRPr="00670DB0">
        <w:rPr>
          <w:b/>
        </w:rPr>
        <w:t>Figure 1</w:t>
      </w:r>
      <w:r>
        <w:t xml:space="preserve"> </w:t>
      </w:r>
      <w:r w:rsidRPr="00670DB0">
        <w:rPr>
          <w:color w:val="FF0000"/>
        </w:rPr>
        <w:t>[PLACEHOLDER]</w:t>
      </w:r>
      <w:r>
        <w:t>. Map of Cologne showing the diversity and quantity of disturbed land covers</w:t>
      </w:r>
      <w:r w:rsidR="0050084B">
        <w:t xml:space="preserve"> </w:t>
      </w:r>
      <w:r w:rsidR="0050084B" w:rsidRPr="0050084B">
        <w:rPr>
          <w:color w:val="FF0000"/>
        </w:rPr>
        <w:t>(legend</w:t>
      </w:r>
      <w:r w:rsidR="00A06ACD">
        <w:rPr>
          <w:color w:val="FF0000"/>
        </w:rPr>
        <w:t>, north,</w:t>
      </w:r>
      <w:r w:rsidR="0050084B" w:rsidRPr="0050084B">
        <w:rPr>
          <w:color w:val="FF0000"/>
        </w:rPr>
        <w:t xml:space="preserve"> scale </w:t>
      </w:r>
      <w:r w:rsidR="00A06ACD">
        <w:rPr>
          <w:color w:val="FF0000"/>
        </w:rPr>
        <w:t>and Lux map</w:t>
      </w:r>
      <w:r w:rsidR="005C3158">
        <w:rPr>
          <w:color w:val="FF0000"/>
        </w:rPr>
        <w:t xml:space="preserve"> </w:t>
      </w:r>
      <w:r w:rsidR="0050084B" w:rsidRPr="0050084B">
        <w:rPr>
          <w:color w:val="FF0000"/>
        </w:rPr>
        <w:t xml:space="preserve">will be </w:t>
      </w:r>
      <w:r w:rsidR="005C3158">
        <w:rPr>
          <w:color w:val="FF0000"/>
        </w:rPr>
        <w:t>created later</w:t>
      </w:r>
      <w:r w:rsidR="0050084B" w:rsidRPr="0050084B">
        <w:rPr>
          <w:color w:val="FF0000"/>
        </w:rPr>
        <w:t>)</w:t>
      </w:r>
      <w:r w:rsidR="0011053D">
        <w:t xml:space="preserve">. White disks represent </w:t>
      </w:r>
      <w:r w:rsidR="0011053D">
        <w:rPr>
          <w:i/>
        </w:rPr>
        <w:t>S. pipiens</w:t>
      </w:r>
      <w:r w:rsidR="0011053D">
        <w:t xml:space="preserve"> samples and black squares represent </w:t>
      </w:r>
      <w:r w:rsidR="0011053D">
        <w:rPr>
          <w:i/>
        </w:rPr>
        <w:t>M. florea</w:t>
      </w:r>
      <w:r w:rsidR="0011053D">
        <w:t>.</w:t>
      </w:r>
      <w:commentRangeEnd w:id="42"/>
      <w:r w:rsidR="00A06ACD">
        <w:rPr>
          <w:rStyle w:val="CommentReference"/>
        </w:rPr>
        <w:commentReference w:id="42"/>
      </w:r>
    </w:p>
    <w:p w14:paraId="12403495" w14:textId="3D77D098" w:rsidR="00670DB0" w:rsidRDefault="00670DB0">
      <w:pPr>
        <w:spacing w:after="160" w:line="259" w:lineRule="auto"/>
      </w:pPr>
    </w:p>
    <w:p w14:paraId="388A328F" w14:textId="4F94C261" w:rsidR="00670DB0" w:rsidRDefault="00670DB0">
      <w:pPr>
        <w:spacing w:after="160" w:line="259" w:lineRule="auto"/>
      </w:pPr>
    </w:p>
    <w:p w14:paraId="7ABBE702" w14:textId="3CB7D923" w:rsidR="00670DB0" w:rsidRDefault="00670DB0">
      <w:pPr>
        <w:spacing w:after="160" w:line="259" w:lineRule="auto"/>
      </w:pPr>
    </w:p>
    <w:p w14:paraId="47F47A39" w14:textId="34DACBE9" w:rsidR="00A05CC9" w:rsidRPr="00A05CC9" w:rsidRDefault="00A05CC9" w:rsidP="00A05CC9">
      <w:r>
        <w:lastRenderedPageBreak/>
        <w:t xml:space="preserve">Each PCR contained </w:t>
      </w:r>
      <w:r w:rsidR="00C06C61" w:rsidRPr="0011014D">
        <w:t xml:space="preserve">1x </w:t>
      </w:r>
      <w:proofErr w:type="spellStart"/>
      <w:r w:rsidR="00C06C61">
        <w:t>GoTaq</w:t>
      </w:r>
      <w:proofErr w:type="spellEnd"/>
      <w:r w:rsidR="00C06C61">
        <w:t xml:space="preserve"> Master Mix (</w:t>
      </w:r>
      <w:proofErr w:type="spellStart"/>
      <w:r w:rsidR="00C06C61">
        <w:t>Promega</w:t>
      </w:r>
      <w:proofErr w:type="spellEnd"/>
      <w:r w:rsidR="00C06C61">
        <w:t xml:space="preserve">, </w:t>
      </w:r>
      <w:r w:rsidR="00C06C61" w:rsidRPr="000B71A5">
        <w:t>Walldorf, Germany</w:t>
      </w:r>
      <w:r w:rsidR="00C06C61" w:rsidRPr="0011014D">
        <w:t>)</w:t>
      </w:r>
      <w:r w:rsidR="00C06C61">
        <w:t>,</w:t>
      </w:r>
      <w:r w:rsidR="00C06C61" w:rsidRPr="0011014D">
        <w:t xml:space="preserve"> </w:t>
      </w:r>
      <w:r>
        <w:t xml:space="preserve">and </w:t>
      </w:r>
      <w:r w:rsidR="00C06C61">
        <w:t xml:space="preserve">between </w:t>
      </w:r>
      <w:r>
        <w:t>0.</w:t>
      </w:r>
      <w:r w:rsidR="00C06C61">
        <w:t xml:space="preserve">1-0.4 </w:t>
      </w:r>
      <w:proofErr w:type="spellStart"/>
      <w:r>
        <w:t>μM</w:t>
      </w:r>
      <w:proofErr w:type="spellEnd"/>
      <w:r>
        <w:t xml:space="preserve"> of each primer (</w:t>
      </w:r>
      <w:r w:rsidR="00C06C61">
        <w:t>Table X</w:t>
      </w:r>
      <w:r>
        <w:t xml:space="preserve">). PCRs started with 3 min denaturation at 95 °C, followed by 35 cycles of denaturation at 94 °C for 30 s, annealing at 60°C for 45 s and extension at 72 °C for 30 s. The final incubation was at 72 °C for 10 min. Allele sizes were determined using GENEMAPPER version 4.0 (Applied Biosystems). The genetic profiles of all samples consisted of at least </w:t>
      </w:r>
      <w:r w:rsidR="009626DC" w:rsidRPr="009626DC">
        <w:t>11</w:t>
      </w:r>
      <w:r>
        <w:t xml:space="preserve"> loci for Syritta pipiens and at least </w:t>
      </w:r>
      <w:r w:rsidR="009626DC" w:rsidRPr="009626DC">
        <w:t>18</w:t>
      </w:r>
      <w:r>
        <w:t xml:space="preserve"> loci for Myathropa florea.</w:t>
      </w:r>
      <w:r w:rsidR="003107EE">
        <w:t xml:space="preserve"> </w:t>
      </w:r>
      <w:commentRangeStart w:id="43"/>
      <w:r w:rsidR="003107EE">
        <w:t>Extreme outliers based on a preliminary PCA analysis were sent to sequencing to verify their species identification. They all belonged to our target species and were kept in the dataset</w:t>
      </w:r>
      <w:r w:rsidR="00142FD0">
        <w:t>.</w:t>
      </w:r>
      <w:commentRangeEnd w:id="43"/>
      <w:r w:rsidR="00C06C61">
        <w:rPr>
          <w:rStyle w:val="CommentReference"/>
        </w:rPr>
        <w:commentReference w:id="43"/>
      </w:r>
    </w:p>
    <w:p w14:paraId="4856C33F" w14:textId="6D17F2AB" w:rsidR="003C4C9B" w:rsidRDefault="00265C11" w:rsidP="008F518D">
      <w:pPr>
        <w:pStyle w:val="Heading2"/>
        <w:numPr>
          <w:ilvl w:val="1"/>
          <w:numId w:val="1"/>
        </w:numPr>
      </w:pPr>
      <w:proofErr w:type="gramStart"/>
      <w:r>
        <w:t>|  Genetic</w:t>
      </w:r>
      <w:proofErr w:type="gramEnd"/>
      <w:r>
        <w:t xml:space="preserve"> diversity</w:t>
      </w:r>
    </w:p>
    <w:p w14:paraId="43982B9A" w14:textId="1050FA1D" w:rsidR="008F518D" w:rsidRPr="00D82B31" w:rsidRDefault="008177A0" w:rsidP="00F24C1D">
      <w:r>
        <w:t xml:space="preserve">We conducted all analyses in this manuscript in R </w:t>
      </w:r>
      <w:r>
        <w:fldChar w:fldCharType="begin"/>
      </w:r>
      <w:r w:rsidR="002F5CAD">
        <w:instrText xml:space="preserve"> ADDIN ZOTERO_ITEM CSL_CITATION {"citationID":"gl6ip9aX","properties":{"formattedCitation":"(R Core Team, 2022)","plainCitation":"(R Core Team, 2022)","noteIndex":0},"citationItems":[{"id":7216,"uris":["http://zotero.org/users/4948104/items/QPCQ686L"],"itemData":{"id":7216,"type":"software","event-place":"Vienna, Austria","publisher":"R Foundation for Statistical Computing","publisher-place":"Vienna, Austria","title":"R: A language and environment for statistical computing","author":[{"literal":"R Core Team"}],"issued":{"date-parts":[["2022"]]}}}],"schema":"https://github.com/citation-style-language/schema/raw/master/csl-citation.json"} </w:instrText>
      </w:r>
      <w:r>
        <w:fldChar w:fldCharType="separate"/>
      </w:r>
      <w:r w:rsidRPr="008177A0">
        <w:rPr>
          <w:rFonts w:cs="Times New Roman"/>
        </w:rPr>
        <w:t>(R Core Team, 2022)</w:t>
      </w:r>
      <w:r>
        <w:fldChar w:fldCharType="end"/>
      </w:r>
      <w:r>
        <w:t xml:space="preserve"> </w:t>
      </w:r>
      <w:r w:rsidR="009802B6">
        <w:t xml:space="preserve">using RStudio </w:t>
      </w:r>
      <w:r w:rsidR="009802B6">
        <w:fldChar w:fldCharType="begin"/>
      </w:r>
      <w:r w:rsidR="002F5CAD">
        <w:instrText xml:space="preserve"> ADDIN ZOTERO_ITEM CSL_CITATION {"citationID":"tOCD9LDz","properties":{"formattedCitation":"(RStudio Team, 2022)","plainCitation":"(RStudio Team, 2022)","noteIndex":0},"citationItems":[{"id":13514,"uris":["http://zotero.org/users/4948104/items/TQW4623A"],"itemData":{"id":13514,"type":"software","event-place":"Boston, MA","publisher":"RStudio, PBC","publisher-place":"Boston, MA","title":"RStudio: Integrated Development Environment for R","URL":"http://www.rstudio.com/","author":[{"family":"RStudio Team","given":""}],"issued":{"date-parts":[["2022"]]}}}],"schema":"https://github.com/citation-style-language/schema/raw/master/csl-citation.json"} </w:instrText>
      </w:r>
      <w:r w:rsidR="009802B6">
        <w:fldChar w:fldCharType="separate"/>
      </w:r>
      <w:r w:rsidR="009802B6" w:rsidRPr="009802B6">
        <w:rPr>
          <w:rFonts w:cs="Times New Roman"/>
        </w:rPr>
        <w:t>(RStudio Team, 2022)</w:t>
      </w:r>
      <w:r w:rsidR="009802B6">
        <w:fldChar w:fldCharType="end"/>
      </w:r>
      <w:r w:rsidR="009D42EE">
        <w:t>,</w:t>
      </w:r>
      <w:r w:rsidR="009802B6">
        <w:t xml:space="preserve"> </w:t>
      </w:r>
      <w:r>
        <w:t>except for the STRUCTURE analysis.</w:t>
      </w:r>
      <w:r w:rsidR="0039100B">
        <w:t xml:space="preserve"> </w:t>
      </w:r>
      <w:r w:rsidR="009767CB">
        <w:t>We conducted basic</w:t>
      </w:r>
      <w:r w:rsidR="00F24C1D">
        <w:t xml:space="preserve"> analyses </w:t>
      </w:r>
      <w:r w:rsidR="009767CB">
        <w:t>of our genetic dataset</w:t>
      </w:r>
      <w:r w:rsidR="00F24C1D">
        <w:t xml:space="preserve">s using the </w:t>
      </w:r>
      <w:commentRangeStart w:id="44"/>
      <w:r w:rsidR="00F24C1D">
        <w:rPr>
          <w:i/>
          <w:iCs/>
        </w:rPr>
        <w:t>adegenet</w:t>
      </w:r>
      <w:r w:rsidR="00F24C1D">
        <w:t xml:space="preserve"> </w:t>
      </w:r>
      <w:r w:rsidR="009802B6">
        <w:t xml:space="preserve">v. </w:t>
      </w:r>
      <w:r w:rsidR="00F24C1D">
        <w:t xml:space="preserve">2.1.7 </w:t>
      </w:r>
      <w:r w:rsidR="00F24C1D">
        <w:fldChar w:fldCharType="begin"/>
      </w:r>
      <w:r w:rsidR="002F5CAD">
        <w:instrText xml:space="preserve"> ADDIN ZOTERO_ITEM CSL_CITATION {"citationID":"8qYkpdlp","properties":{"formattedCitation":"(Jombart, 2008; Jombart and Ahmed, 2011)","plainCitation":"(Jombart, 2008; Jombart and Ahmed, 2011)","noteIndex":0},"citationItems":[{"id":1771,"uris":["http://zotero.org/users/4948104/items/MPA24X2V"],"itemData":{"id":1771,"type":"article-journal","abstract":"UNLABELLED: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markers","volume":"24","author":[{"family":"Jombart","given":"Thibaut"}],"issued":{"date-parts":[["2008"]]}}},{"id":2339,"uris":["http://zotero.org/users/4948104/items/UPMBVQAK"],"itemData":{"id":2339,"type":"article-journal","abstract":"Summary: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rsidR="00F24C1D">
        <w:fldChar w:fldCharType="separate"/>
      </w:r>
      <w:r w:rsidR="00F24C1D" w:rsidRPr="00F24C1D">
        <w:rPr>
          <w:rFonts w:cs="Times New Roman"/>
        </w:rPr>
        <w:t>(Jombart, 2008; Jombart and Ahmed, 2011)</w:t>
      </w:r>
      <w:r w:rsidR="00F24C1D">
        <w:fldChar w:fldCharType="end"/>
      </w:r>
      <w:r w:rsidR="00F24C1D">
        <w:t xml:space="preserve"> </w:t>
      </w:r>
      <w:r w:rsidR="00A90C03">
        <w:t>,</w:t>
      </w:r>
      <w:r w:rsidR="00F24C1D">
        <w:t xml:space="preserve">the </w:t>
      </w:r>
      <w:r w:rsidR="00F24C1D">
        <w:rPr>
          <w:i/>
          <w:iCs/>
        </w:rPr>
        <w:t xml:space="preserve">hierfstat </w:t>
      </w:r>
      <w:r w:rsidR="009802B6" w:rsidRPr="009802B6">
        <w:t>v.</w:t>
      </w:r>
      <w:r w:rsidR="009802B6">
        <w:rPr>
          <w:i/>
          <w:iCs/>
        </w:rPr>
        <w:t xml:space="preserve"> </w:t>
      </w:r>
      <w:r w:rsidR="00A90C03">
        <w:t xml:space="preserve">0.5.11 </w:t>
      </w:r>
      <w:r w:rsidR="00F24C1D">
        <w:rPr>
          <w:i/>
          <w:iCs/>
        </w:rPr>
        <w:fldChar w:fldCharType="begin"/>
      </w:r>
      <w:r w:rsidR="002F5CAD">
        <w:rPr>
          <w:i/>
          <w:iCs/>
        </w:rPr>
        <w:instrText xml:space="preserve"> ADDIN ZOTERO_ITEM CSL_CITATION {"citationID":"4lqPAFhD","properties":{"formattedCitation":"(Goudet, 2005)","plainCitation":"(Goudet, 2005)","noteIndex":0},"citationItems":[{"id":13511,"uris":["http://zotero.org/users/4948104/items/UHG6DCUU"],"itemData":{"id":13511,"type":"article-journal","abstract":"The package hierfstat for the statistical software r, created by the R Development Core Team, allows the estimate of hierarchical F-statistics from a hierarchy with any numbers of levels. In addition, it allows testing the statistical significance of population differentiation for these different levels, using a generalized likelihood-ratio test. The package hierfstat is available at http://www.unil.ch/popgen/softwares/hierfstat.htm.","container-title":"Molecular Ecology Notes","issue":"1","language":"en","page":"184-186","source":"Zotero","title":"hierfstat, a package for R to compute and test hierarchical F‐statistics","volume":"5","author":[{"family":"Goudet","given":"Jérôme"}],"issued":{"date-parts":[["2005"]]}}}],"schema":"https://github.com/citation-style-language/schema/raw/master/csl-citation.json"} </w:instrText>
      </w:r>
      <w:r w:rsidR="00F24C1D">
        <w:rPr>
          <w:i/>
          <w:iCs/>
        </w:rPr>
        <w:fldChar w:fldCharType="separate"/>
      </w:r>
      <w:r w:rsidR="00F24C1D" w:rsidRPr="00F24C1D">
        <w:rPr>
          <w:rFonts w:cs="Times New Roman"/>
        </w:rPr>
        <w:t>(Goudet, 2005)</w:t>
      </w:r>
      <w:r w:rsidR="00F24C1D">
        <w:rPr>
          <w:i/>
          <w:iCs/>
        </w:rPr>
        <w:fldChar w:fldCharType="end"/>
      </w:r>
      <w:r w:rsidR="00A90C03">
        <w:t xml:space="preserve">, the </w:t>
      </w:r>
      <w:r w:rsidR="00A90C03">
        <w:rPr>
          <w:i/>
          <w:iCs/>
        </w:rPr>
        <w:t>pegas</w:t>
      </w:r>
      <w:r w:rsidR="00A90C03">
        <w:t xml:space="preserve"> </w:t>
      </w:r>
      <w:r w:rsidR="009802B6">
        <w:t xml:space="preserve">v. </w:t>
      </w:r>
      <w:r w:rsidR="00A90C03">
        <w:t xml:space="preserve">1.1 </w:t>
      </w:r>
      <w:r w:rsidR="00A90C03">
        <w:fldChar w:fldCharType="begin"/>
      </w:r>
      <w:r w:rsidR="002F5CAD">
        <w:instrText xml:space="preserve"> ADDIN ZOTERO_ITEM CSL_CITATION {"citationID":"UuzxFnZT","properties":{"formattedCitation":"(Paradis, 2010)","plainCitation":"(Paradis, 2010)","noteIndex":0},"citationItems":[{"id":2832,"uris":["http://zotero.org/users/4948104/items/Z26IWGUI"],"itemData":{"id":2832,"type":"article-journal","DOI":"10.1093/bioinformatics/btp696","issue":"3","page":"419-420","title":"pegas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rsidR="00A90C03">
        <w:fldChar w:fldCharType="separate"/>
      </w:r>
      <w:r w:rsidR="00A90C03" w:rsidRPr="00A90C03">
        <w:rPr>
          <w:rFonts w:cs="Times New Roman"/>
        </w:rPr>
        <w:t>(Paradis, 2010)</w:t>
      </w:r>
      <w:r w:rsidR="00A90C03">
        <w:fldChar w:fldCharType="end"/>
      </w:r>
      <w:commentRangeEnd w:id="44"/>
      <w:r w:rsidR="006D3B96">
        <w:rPr>
          <w:rStyle w:val="CommentReference"/>
        </w:rPr>
        <w:commentReference w:id="44"/>
      </w:r>
      <w:r w:rsidR="00A90C03">
        <w:t xml:space="preserve">, </w:t>
      </w:r>
      <w:r>
        <w:t xml:space="preserve">the </w:t>
      </w:r>
      <w:r w:rsidRPr="008177A0">
        <w:rPr>
          <w:i/>
          <w:iCs/>
        </w:rPr>
        <w:t>PopGenReport</w:t>
      </w:r>
      <w:r w:rsidRPr="008177A0">
        <w:t xml:space="preserve"> </w:t>
      </w:r>
      <w:r w:rsidR="009802B6">
        <w:t xml:space="preserve">v. </w:t>
      </w:r>
      <w:r>
        <w:t xml:space="preserve">3.0.7 </w:t>
      </w:r>
      <w:r>
        <w:fldChar w:fldCharType="begin"/>
      </w:r>
      <w:r w:rsidR="002F5CAD">
        <w:instrText xml:space="preserve"> ADDIN ZOTERO_ITEM CSL_CITATION {"citationID":"cTZMNSE8","properties":{"formattedCitation":"(Adamack and Gruber, 2014)","plainCitation":"(Adamack and Gruber, 2014)","noteIndex":0},"citationItems":[{"id":13513,"uris":["http://zotero.org/users/4948104/items/2RZHEC68"],"itemData":{"id":13513,"type":"article-journal","container-title":"Methods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Pr="008177A0">
        <w:rPr>
          <w:rFonts w:cs="Times New Roman"/>
        </w:rPr>
        <w:t>(Adamack and Gruber, 2014)</w:t>
      </w:r>
      <w:r>
        <w:fldChar w:fldCharType="end"/>
      </w:r>
      <w:r>
        <w:t xml:space="preserve"> </w:t>
      </w:r>
      <w:r w:rsidR="00A90C03">
        <w:t xml:space="preserve">and the </w:t>
      </w:r>
      <w:r w:rsidR="00A90C03">
        <w:rPr>
          <w:i/>
          <w:iCs/>
        </w:rPr>
        <w:t>poppr</w:t>
      </w:r>
      <w:r w:rsidR="00F24C1D">
        <w:rPr>
          <w:i/>
          <w:iCs/>
        </w:rPr>
        <w:t xml:space="preserve"> </w:t>
      </w:r>
      <w:r w:rsidR="009802B6">
        <w:t xml:space="preserve">v. 2.9.3 </w:t>
      </w:r>
      <w:r w:rsidR="00A90C03">
        <w:rPr>
          <w:i/>
          <w:iCs/>
        </w:rPr>
        <w:fldChar w:fldCharType="begin"/>
      </w:r>
      <w:r w:rsidR="002F5CAD">
        <w:rPr>
          <w:i/>
          <w:iCs/>
        </w:rPr>
        <w:instrText xml:space="preserve"> ADDIN ZOTERO_ITEM CSL_CITATION {"citationID":"5XTHpK0r","properties":{"formattedCitation":"(Kamvar et al., 2014)","plainCitation":"(Kamvar et al., 2014)","noteIndex":0},"citationItems":[{"id":2936,"uris":["http://zotero.org/users/4948104/items/T46FSF98"],"itemData":{"id":2936,"type":"article-journal","abstract":"Many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sidR="00A90C03">
        <w:rPr>
          <w:i/>
          <w:iCs/>
        </w:rPr>
        <w:fldChar w:fldCharType="separate"/>
      </w:r>
      <w:r w:rsidR="00A90C03" w:rsidRPr="00A90C03">
        <w:rPr>
          <w:rFonts w:cs="Times New Roman"/>
        </w:rPr>
        <w:t>(Kamvar et al., 2014)</w:t>
      </w:r>
      <w:r w:rsidR="00A90C03">
        <w:rPr>
          <w:i/>
          <w:iCs/>
        </w:rPr>
        <w:fldChar w:fldCharType="end"/>
      </w:r>
      <w:r w:rsidR="00A90C03">
        <w:t xml:space="preserve"> </w:t>
      </w:r>
      <w:r w:rsidR="00F24C1D">
        <w:t xml:space="preserve">R packages. We evaluated allelic richness, </w:t>
      </w:r>
      <w:r w:rsidR="00F24C1D" w:rsidRPr="00F24C1D">
        <w:t>heterozygote deficiency</w:t>
      </w:r>
      <w:r w:rsidR="00F24C1D">
        <w:t xml:space="preserve">, </w:t>
      </w:r>
      <w:r w:rsidR="00A90C03">
        <w:t xml:space="preserve">overall </w:t>
      </w:r>
      <w:r w:rsidR="00A90C03" w:rsidRPr="00A90C03">
        <w:t>fixation indices</w:t>
      </w:r>
      <w:r w:rsidR="00A90C03">
        <w:t xml:space="preserve"> with </w:t>
      </w:r>
      <w:r w:rsidR="00A90C03" w:rsidRPr="00A90C03">
        <w:t>bootstrap confidence interval</w:t>
      </w:r>
      <w:r w:rsidR="00A90C03">
        <w:t>, fixations indices per locus, and the pairwise genetic distance between our study areas</w:t>
      </w:r>
      <w:r w:rsidR="00F24C1D">
        <w:t>.</w:t>
      </w:r>
      <w:r w:rsidR="008F518D">
        <w:t xml:space="preserve"> </w:t>
      </w:r>
      <w:r w:rsidR="006959BA">
        <w:t xml:space="preserve">To explore </w:t>
      </w:r>
      <w:r w:rsidR="006959BA" w:rsidRPr="008F518D">
        <w:t>linkage disequilibrium</w:t>
      </w:r>
      <w:r w:rsidR="006959BA">
        <w:t xml:space="preserve"> in our dataset, w</w:t>
      </w:r>
      <w:r w:rsidR="008F518D">
        <w:t xml:space="preserve">e </w:t>
      </w:r>
      <w:r w:rsidR="00F24C1D">
        <w:t xml:space="preserve">also </w:t>
      </w:r>
      <w:r w:rsidR="006959BA">
        <w:t>calculated standardized i</w:t>
      </w:r>
      <w:r w:rsidR="006959BA" w:rsidRPr="006959BA">
        <w:t>nd</w:t>
      </w:r>
      <w:r w:rsidR="006959BA">
        <w:t>ices</w:t>
      </w:r>
      <w:r w:rsidR="006959BA" w:rsidRPr="006959BA">
        <w:t xml:space="preserve"> of </w:t>
      </w:r>
      <w:r w:rsidR="006959BA">
        <w:t>a</w:t>
      </w:r>
      <w:r w:rsidR="006959BA" w:rsidRPr="006959BA">
        <w:t xml:space="preserve">ssociation </w:t>
      </w:r>
      <w:r w:rsidR="006959BA">
        <w:t xml:space="preserve">over all loci with a one-sided permutation test, as well as pairwise indices among all loci </w:t>
      </w:r>
      <w:r w:rsidR="006959BA">
        <w:fldChar w:fldCharType="begin"/>
      </w:r>
      <w:r w:rsidR="002F5CAD">
        <w:instrText xml:space="preserve"> ADDIN ZOTERO_ITEM CSL_CITATION {"citationID":"r1VXDZIg","properties":{"formattedCitation":"(Agapow and Burt, 2001; Kamvar et al., 2014)","plainCitation":"(Agapow and Burt, 2001; Kamvar et al., 2014)","noteIndex":0},"citationItems":[{"id":2937,"uris":["http://zotero.org/users/4948104/items/5GNN8QUT"],"itemData":{"id":2937,"type":"article-journal","abstract":"Linkage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sidR="006959BA">
        <w:fldChar w:fldCharType="separate"/>
      </w:r>
      <w:r w:rsidRPr="008177A0">
        <w:rPr>
          <w:rFonts w:cs="Times New Roman"/>
        </w:rPr>
        <w:t>(Agapow and Burt, 2001; Kamvar et al., 2014)</w:t>
      </w:r>
      <w:r w:rsidR="006959BA">
        <w:fldChar w:fldCharType="end"/>
      </w:r>
      <w:r w:rsidR="006959BA">
        <w:t>.</w:t>
      </w:r>
      <w:r w:rsidR="002D46A5">
        <w:t xml:space="preserve"> </w:t>
      </w:r>
      <w:r w:rsidR="004F6FE8">
        <w:t xml:space="preserve">We also evaluated whether null alleles were likely using two resampling-based tests </w:t>
      </w:r>
      <w:r w:rsidR="004F6FE8">
        <w:fldChar w:fldCharType="begin"/>
      </w:r>
      <w:r w:rsidR="002F5CAD">
        <w:instrText xml:space="preserve"> ADDIN ZOTERO_ITEM CSL_CITATION {"citationID":"HpdaiJSL","properties":{"formattedCitation":"(Brookfield, 1996; Chakraborty et al., 1994)","plainCitation":"(Brookfield, 1996; Chakraborty et al., 1994)","noteIndex":0},"citationItems":[{"id":13530,"uris":["http://zotero.org/users/4948104/items/G33NU6II"],"itemData":{"id":13530,"type":"article-journal","container-title":"Molecular Ecology","language":"en","page":"453-455","source":"Zotero","title":"A simple new method for estimating null allele frequency from heterozygote deficiency","volume":"5","author":[{"family":"Brookfield","given":"J. F. Y."}],"issued":{"date-parts":[["1996"]]}}},{"id":13528,"uris":["http://zotero.org/users/4948104/items/8SWIZL6B"],"itemData":{"id":13528,"type":"article-journal","abstract":"We provide experimental evidence showing that, during the restriction-enzyme digestion of DNA samples, some of the HaeIII-digested DNA fragments are small enough to prevent their reliable sizing on a Southern gel. As a result of such nondetectability of DNA fragments, individuals who show a single-band DNA profile at a VNTR locus may not necessarily be true homozygotes. In a population database, when the presence of such nondetectable alleles is ignored, we show that a pseudodependence of alleles within as well as across loci may occur. Using a known statistical method, under the hypothesis of independence of alleles within loci, we derive an efficient estimate of null allele frequency, which may be subsequently used for testing allelic independence within and across loci. The estimates of null allele frequencies, thus derived, are shown to agree with direct experimental data on the frequencies of HaeIII-null alleles. Incorporation of null alleles into the analysis of the forensic VNTR database suggests that the assumptions of allelic independence within and between loci are appropriate. In contrast, a failure to incorporate the occurrence of null alleles would provide a wrong inference regarding the independence of alleles within and between loci.","container-title":"American Journal of Human Genetics","language":"en","page":"391-401","source":"Zotero","title":"Nondetectability of Restriction Fragments and Independence of DNA Fragment Sizes Within and Between Loci In RFLP Typing of DNA","volume":"55","author":[{"family":"Chakraborty","given":"Ranajit"},{"family":"Zhong","given":"Yixi"},{"family":"Jin","given":"Li"},{"family":"Budowle","given":"Bruce"}],"issued":{"date-parts":[["1994"]]}}}],"schema":"https://github.com/citation-style-language/schema/raw/master/csl-citation.json"} </w:instrText>
      </w:r>
      <w:r w:rsidR="004F6FE8">
        <w:fldChar w:fldCharType="separate"/>
      </w:r>
      <w:r w:rsidR="004F6FE8" w:rsidRPr="004F6FE8">
        <w:rPr>
          <w:rFonts w:cs="Times New Roman"/>
        </w:rPr>
        <w:t>(Brookfield, 1996; Chakraborty et al., 1994)</w:t>
      </w:r>
      <w:r w:rsidR="004F6FE8">
        <w:fldChar w:fldCharType="end"/>
      </w:r>
      <w:r w:rsidR="004F6FE8">
        <w:t>.</w:t>
      </w:r>
      <w:r w:rsidR="00D82B31">
        <w:t xml:space="preserve"> The percentage of missing data was 2.24% for </w:t>
      </w:r>
      <w:r w:rsidR="00D82B31">
        <w:rPr>
          <w:i/>
        </w:rPr>
        <w:t>S. pipiens</w:t>
      </w:r>
      <w:r w:rsidR="00D82B31">
        <w:t xml:space="preserve"> and </w:t>
      </w:r>
      <w:r w:rsidR="00D672A1">
        <w:t>2.93</w:t>
      </w:r>
      <w:r w:rsidR="007C0E6F" w:rsidRPr="007C0E6F">
        <w:t>%</w:t>
      </w:r>
      <w:r w:rsidR="00D82B31">
        <w:t xml:space="preserve"> for </w:t>
      </w:r>
      <w:r w:rsidR="00D82B31">
        <w:rPr>
          <w:i/>
        </w:rPr>
        <w:t>M. florea</w:t>
      </w:r>
      <w:r w:rsidR="00D82B31">
        <w:t>.</w:t>
      </w:r>
    </w:p>
    <w:p w14:paraId="7A1F7E43" w14:textId="79CA7906" w:rsidR="003C4C9B" w:rsidRDefault="003C4C9B" w:rsidP="003C4C9B">
      <w:pPr>
        <w:pStyle w:val="Heading2"/>
        <w:numPr>
          <w:ilvl w:val="1"/>
          <w:numId w:val="1"/>
        </w:numPr>
      </w:pPr>
      <w:r>
        <w:t xml:space="preserve"> </w:t>
      </w:r>
      <w:proofErr w:type="gramStart"/>
      <w:r>
        <w:t>|  Clustering</w:t>
      </w:r>
      <w:proofErr w:type="gramEnd"/>
      <w:r>
        <w:t xml:space="preserve"> and isolation-by-distance</w:t>
      </w:r>
    </w:p>
    <w:p w14:paraId="5FF4999B" w14:textId="464002A4" w:rsidR="00BF4293" w:rsidRDefault="009E5EEF" w:rsidP="008F518D">
      <w:r>
        <w:t xml:space="preserve">We used </w:t>
      </w:r>
      <w:r w:rsidR="009802B6">
        <w:t xml:space="preserve">two </w:t>
      </w:r>
      <w:r>
        <w:t xml:space="preserve">different </w:t>
      </w:r>
      <w:r w:rsidR="009802B6">
        <w:t xml:space="preserve">approaches to estimate </w:t>
      </w:r>
      <w:r w:rsidR="009802B6" w:rsidRPr="009802B6">
        <w:t>the most likely number of distinct genetic clusters</w:t>
      </w:r>
      <w:r w:rsidR="009802B6">
        <w:t xml:space="preserve"> (K). First, we </w:t>
      </w:r>
      <w:r w:rsidR="008B1819">
        <w:t>considered</w:t>
      </w:r>
      <w:r w:rsidR="009802B6">
        <w:t xml:space="preserve"> </w:t>
      </w:r>
      <w:r w:rsidR="008B1819">
        <w:t xml:space="preserve">a Bayesian model-based approach and used </w:t>
      </w:r>
      <w:r w:rsidR="009802B6">
        <w:t xml:space="preserve">STRUCTURE v. 2.3.4 </w:t>
      </w:r>
      <w:r w:rsidR="009802B6">
        <w:fldChar w:fldCharType="begin"/>
      </w:r>
      <w:r w:rsidR="002F5CAD">
        <w:instrText xml:space="preserve"> ADDIN ZOTERO_ITEM CSL_CITATION {"citationID":"lmp1heuk","properties":{"formattedCitation":"(Pritchard et al., 2000)","plainCitation":"(Pritchard et al., 2000)","noteIndex":0},"citationItems":[{"id":809,"uris":["http://zotero.org/users/4948104/items/P8T5WRQW"],"itemData":{"id":809,"type":"article-journal","title":"Inference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rsidR="009802B6">
        <w:fldChar w:fldCharType="separate"/>
      </w:r>
      <w:r w:rsidR="009802B6" w:rsidRPr="009802B6">
        <w:rPr>
          <w:rFonts w:cs="Times New Roman"/>
        </w:rPr>
        <w:t>(Pritchard et al., 2000)</w:t>
      </w:r>
      <w:r w:rsidR="009802B6">
        <w:fldChar w:fldCharType="end"/>
      </w:r>
      <w:r w:rsidR="008B1819">
        <w:t xml:space="preserve">, and chose the </w:t>
      </w:r>
      <w:r w:rsidR="008B1819" w:rsidRPr="008B1819">
        <w:t xml:space="preserve">admixture model </w:t>
      </w:r>
      <w:r w:rsidR="008B1819">
        <w:t>and</w:t>
      </w:r>
      <w:r w:rsidR="008B1819" w:rsidRPr="008B1819">
        <w:t xml:space="preserve"> correlated allele frequencies</w:t>
      </w:r>
      <w:r w:rsidR="008B1819">
        <w:t xml:space="preserve">. </w:t>
      </w:r>
      <w:r w:rsidR="00DD15EF">
        <w:t>An important parameter to set it</w:t>
      </w:r>
      <w:r w:rsidR="008B1819">
        <w:t xml:space="preserve"> </w:t>
      </w:r>
      <w:r w:rsidR="008B1819" w:rsidRPr="008B1819">
        <w:t>α</w:t>
      </w:r>
      <w:r w:rsidR="008B1819">
        <w:t>,</w:t>
      </w:r>
      <w:r w:rsidR="008B1819" w:rsidRPr="008B1819">
        <w:t xml:space="preserve"> the Dirichlet </w:t>
      </w:r>
      <w:r w:rsidR="008B1819">
        <w:t xml:space="preserve">prior </w:t>
      </w:r>
      <w:r w:rsidR="008B1819" w:rsidRPr="008B1819">
        <w:t>parameter for the degree of admixture</w:t>
      </w:r>
      <w:r w:rsidR="00DD15EF">
        <w:t xml:space="preserve"> </w:t>
      </w:r>
      <w:r w:rsidR="00DD15EF">
        <w:fldChar w:fldCharType="begin"/>
      </w:r>
      <w:r w:rsidR="002F5CAD">
        <w:instrText xml:space="preserve"> ADDIN ZOTERO_ITEM CSL_CITATION {"citationID":"yXuHXo4y","properties":{"formattedCitation":"(Hubisz et al., 2009)","plainCitation":"(Hubisz et al., 2009)","noteIndex":0},"citationItems":[{"id":13517,"uris":["http://zotero.org/users/4948104/items/GZFID35M"],"itemData":{"id":13517,"type":"article-journal","abstract":"Genetic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http://pritch.bsd.uchicago.edu/structure.html.","container-title":"Molecular Ecology Resources","language":"en","page":"1322-1332","source":"Zotero","title":"Inferring weak population structure with the assistance of sample group information","volume":"9","author":[{"family":"Hubisz","given":"Melissa J"},{"family":"Falush","given":"Daniel"},{"family":"Stephens","given":"Matthew"},{"family":"Pritchard","given":"Jonathan K"}],"issued":{"date-parts":[["2009"]]}}}],"schema":"https://github.com/citation-style-language/schema/raw/master/csl-citation.json"} </w:instrText>
      </w:r>
      <w:r w:rsidR="00DD15EF">
        <w:fldChar w:fldCharType="separate"/>
      </w:r>
      <w:r w:rsidR="00DD15EF" w:rsidRPr="00DD15EF">
        <w:rPr>
          <w:rFonts w:cs="Times New Roman"/>
        </w:rPr>
        <w:t>(Hubisz et al., 2009)</w:t>
      </w:r>
      <w:r w:rsidR="00DD15EF">
        <w:fldChar w:fldCharType="end"/>
      </w:r>
      <w:r w:rsidR="008B1819">
        <w:t xml:space="preserve"> which </w:t>
      </w:r>
      <w:r w:rsidR="00DD15EF">
        <w:t xml:space="preserve">conceptually </w:t>
      </w:r>
      <w:r w:rsidR="008B1819">
        <w:t xml:space="preserve">represents </w:t>
      </w:r>
      <w:r w:rsidR="00DD15EF">
        <w:t xml:space="preserve">the number of ancestral </w:t>
      </w:r>
      <w:r w:rsidR="00DD15EF" w:rsidRPr="00DD15EF">
        <w:lastRenderedPageBreak/>
        <w:t>populations</w:t>
      </w:r>
      <w:r w:rsidR="00DD15EF">
        <w:t xml:space="preserve"> from which </w:t>
      </w:r>
      <w:r w:rsidR="00DD15EF" w:rsidRPr="00DD15EF">
        <w:t>each individual’s</w:t>
      </w:r>
      <w:r w:rsidR="00DD15EF">
        <w:t xml:space="preserve"> </w:t>
      </w:r>
      <w:r w:rsidR="00DD15EF" w:rsidRPr="00DD15EF">
        <w:t>alleles</w:t>
      </w:r>
      <w:r w:rsidR="00DD15EF">
        <w:t xml:space="preserve"> originate. </w:t>
      </w:r>
      <w:r w:rsidR="008163CB">
        <w:t xml:space="preserve">We set the inference of a different </w:t>
      </w:r>
      <w:r w:rsidR="008163CB" w:rsidRPr="008B1819">
        <w:t>α</w:t>
      </w:r>
      <w:r w:rsidR="008163CB">
        <w:t xml:space="preserve"> for each study area and</w:t>
      </w:r>
      <w:r w:rsidR="00BF4293">
        <w:t xml:space="preserve"> </w:t>
      </w:r>
      <w:r w:rsidR="008163CB">
        <w:t xml:space="preserve">allowed </w:t>
      </w:r>
      <w:r w:rsidR="00BF4293">
        <w:t>unequal representation of source populations in the sample</w:t>
      </w:r>
      <w:r w:rsidR="008163CB">
        <w:t xml:space="preserve"> (alternative ancestry prior). We also </w:t>
      </w:r>
      <w:r w:rsidR="00323BFF">
        <w:t xml:space="preserve">set </w:t>
      </w:r>
      <w:r w:rsidR="004A7CCA">
        <w:t xml:space="preserve">initial </w:t>
      </w:r>
      <w:r w:rsidR="00323BFF">
        <w:t xml:space="preserve">values of </w:t>
      </w:r>
      <w:r w:rsidR="00323BFF" w:rsidRPr="008B1819">
        <w:t>α</w:t>
      </w:r>
      <w:r w:rsidR="00DD15EF">
        <w:t xml:space="preserve"> it to 1/K</w:t>
      </w:r>
      <w:r w:rsidR="00323BFF">
        <w:t xml:space="preserve"> because</w:t>
      </w:r>
      <w:r w:rsidR="00BF4293">
        <w:t xml:space="preserve"> this parametrization led to lower a</w:t>
      </w:r>
      <w:r w:rsidR="00BF4293" w:rsidRPr="00BF4293">
        <w:t>verage assignment errors</w:t>
      </w:r>
      <w:r w:rsidR="00BF4293">
        <w:t xml:space="preserve"> in a simulation study </w:t>
      </w:r>
      <w:r w:rsidR="00BF4293">
        <w:fldChar w:fldCharType="begin"/>
      </w:r>
      <w:r w:rsidR="002F5CAD">
        <w:instrText xml:space="preserve"> ADDIN ZOTERO_ITEM CSL_CITATION {"citationID":"rBki7Ck3","properties":{"formattedCitation":"(Wang, 2017)","plainCitation":"(Wang, 2017)","noteIndex":0},"citationItems":[{"id":13522,"uris":["http://zotero.org/users/4948104/items/V7JLV7UC"],"itemData":{"id":13522,"type":"article-journal","abstract":"The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rsidR="00BF4293">
        <w:fldChar w:fldCharType="separate"/>
      </w:r>
      <w:r w:rsidR="00BF4293" w:rsidRPr="00BF4293">
        <w:rPr>
          <w:rFonts w:cs="Times New Roman"/>
        </w:rPr>
        <w:t>(Wang, 2017)</w:t>
      </w:r>
      <w:r w:rsidR="00BF4293">
        <w:fldChar w:fldCharType="end"/>
      </w:r>
      <w:r w:rsidR="00BF4293">
        <w:t xml:space="preserve">. </w:t>
      </w:r>
      <w:r w:rsidR="00DD15EF">
        <w:t xml:space="preserve">We </w:t>
      </w:r>
      <w:r w:rsidR="008B1819">
        <w:t xml:space="preserve">conducted ten independent runs with 200 000 </w:t>
      </w:r>
      <w:r w:rsidR="00DD15EF">
        <w:t xml:space="preserve">Markov Chain Monte Carlo </w:t>
      </w:r>
      <w:r w:rsidR="008B1819">
        <w:t xml:space="preserve">burn-in iterations followed by 1 000 000 iterations for one to five clusters. </w:t>
      </w:r>
      <w:r w:rsidR="00BF4293">
        <w:t xml:space="preserve">To determine the most likely number of clusters, we </w:t>
      </w:r>
      <w:r w:rsidR="00512C50">
        <w:t xml:space="preserve">directly </w:t>
      </w:r>
      <w:r w:rsidR="00BF4293">
        <w:t>compared log-likelihood</w:t>
      </w:r>
      <w:r w:rsidR="00512C50">
        <w:t>s</w:t>
      </w:r>
      <w:r w:rsidR="00BF4293">
        <w:t xml:space="preserve"> for all </w:t>
      </w:r>
      <w:r w:rsidR="00BF4293" w:rsidRPr="008E709C">
        <w:rPr>
          <w:i/>
        </w:rPr>
        <w:t>K</w:t>
      </w:r>
      <w:r w:rsidR="00BF4293">
        <w:t xml:space="preserve"> values across the ten runs</w:t>
      </w:r>
      <w:r w:rsidR="00512C50">
        <w:t>, and we used th</w:t>
      </w:r>
      <w:r w:rsidR="00512C50" w:rsidRPr="00512C50">
        <w:t>e Δ</w:t>
      </w:r>
      <w:r w:rsidR="00512C50" w:rsidRPr="008E709C">
        <w:rPr>
          <w:i/>
        </w:rPr>
        <w:t>K</w:t>
      </w:r>
      <w:r w:rsidR="00512C50" w:rsidRPr="00512C50">
        <w:t xml:space="preserve"> statistic </w:t>
      </w:r>
      <w:r w:rsidR="00B31F3E">
        <w:t xml:space="preserve">which is </w:t>
      </w:r>
      <w:r w:rsidR="00B31F3E" w:rsidRPr="00B31F3E">
        <w:t>based on the rate of change in the log probability of data</w:t>
      </w:r>
      <w:r w:rsidR="0012154E">
        <w:t xml:space="preserve"> given </w:t>
      </w:r>
      <w:r w:rsidR="0012154E" w:rsidRPr="008E709C">
        <w:rPr>
          <w:i/>
        </w:rPr>
        <w:t>K</w:t>
      </w:r>
      <w:r w:rsidR="0012154E">
        <w:t xml:space="preserve"> </w:t>
      </w:r>
      <w:r w:rsidR="0012154E">
        <w:fldChar w:fldCharType="begin"/>
      </w:r>
      <w:r w:rsidR="002F5CAD">
        <w:instrText xml:space="preserve"> ADDIN ZOTERO_ITEM CSL_CITATION {"citationID":"tzvIxAWI","properties":{"formattedCitation":"(Evanno et al., 2005)","plainCitation":"(Evanno et al., 2005)","noteIndex":0},"citationItems":[{"id":13524,"uris":["http://zotero.org/users/4948104/items/JKFRSQMD"],"itemData":{"id":13524,"type":"article-journal","abstract":"The identification of genetically homogeneous groups of individuals is a long standing issue in population genetics. A recent Bayesian algorithm implemented in the software STRUCTURE allows the identification of such groups. However, the ability of this algorithm to detect the true number of clusters ( K ) in a sample of individuals when patterns of dispersal among populations are not homogeneous has not been tested. The goal of this study is to carry out such tests, using various dispersal scenarios from data generated with an individualbased model. We found that in most cases the estimated ‘log probability of data’ does not provide a correct estimation of the number of clusters, K. However, using an ad hoc statistic ∆K based on the rate of change in the log probability of data between successive K values, we found that STRUCTURE accurately detects the uppermost hierarchical level of structure for the scenarios we tested. As might be expected, the results are sensitive to the type of genetic marker used (AFLP vs. microsatellite), the number of loci scored, the number of populations sampled, and the number of individuals typed in each sample.","container-title":"Molecular Ecology","language":"en","page":"2611-2620","source":"Zotero","title":"Detecting the number of clusters of individuals using the software structure: a simulation study","volume":"14","author":[{"family":"Evanno","given":"G."},{"family":"Regnaut","given":"S."},{"family":"Goudet","given":"Jérôme"}],"issued":{"date-parts":[["2005"]]}}}],"schema":"https://github.com/citation-style-language/schema/raw/master/csl-citation.json"} </w:instrText>
      </w:r>
      <w:r w:rsidR="0012154E">
        <w:fldChar w:fldCharType="separate"/>
      </w:r>
      <w:r w:rsidR="0012154E" w:rsidRPr="0012154E">
        <w:rPr>
          <w:rFonts w:cs="Times New Roman"/>
        </w:rPr>
        <w:t>(Evanno et al., 2005)</w:t>
      </w:r>
      <w:r w:rsidR="0012154E">
        <w:fldChar w:fldCharType="end"/>
      </w:r>
      <w:r w:rsidR="00512C50" w:rsidRPr="00512C50">
        <w:t>.</w:t>
      </w:r>
      <w:r w:rsidR="0012154E">
        <w:t xml:space="preserve"> We also surveyed the variation in STRUCTURE outputs and matched clusters across runs to avoid issues with label change and multimodality</w:t>
      </w:r>
      <w:r w:rsidR="004E191E">
        <w:t xml:space="preserve">, using STRUCTURE HARVESTER </w:t>
      </w:r>
      <w:r w:rsidR="004E191E">
        <w:fldChar w:fldCharType="begin"/>
      </w:r>
      <w:r w:rsidR="002F5CAD">
        <w:instrText xml:space="preserve"> ADDIN ZOTERO_ITEM CSL_CITATION {"citationID":"bZ6WyLHG","properties":{"formattedCitation":"(Earl and vonHoldt, 2012)","plainCitation":"(Earl and vonHoldt, 2012)","noteIndex":0},"citationItems":[{"id":13648,"uris":["http://zotero.org/users/4948104/items/PTYR2JPS"],"itemData":{"id":13648,"type":"article-journal","abstract":"We present STRUCTURE HARVESTER (available at http://taylor0.biology.ucla.edu/structureHarvester/), a web-based program for collating results generated by the program STRUCTURE. The program provides a fast way to assess and visualize likelihood values across multiple values of K and hundreds of iterations for easier detection of the number of genetic groups that best fit the data. In addition, STRUCTURE HARVESTER will reformat data for use in downstream programs, such as CLUMPP.","container-title":"Conservation Genetics Resources","DOI":"10.1007/s12686-011-9548-7","ISSN":"1877-7260","issue":"2","journalAbbreviation":"Conservation Genet Resour","language":"en","page":"359-361","source":"Springer Link","title":"STRUCTURE HARVESTER: a website and program for visualizing STRUCTURE output and implementing the Evanno method","title-short":"STRUCTURE HARVESTER","volume":"4","author":[{"family":"Earl","given":"Dent A."},{"family":"vonHoldt","given":"Bridgett M."}],"issued":{"date-parts":[["2012",6,1]]}}}],"schema":"https://github.com/citation-style-language/schema/raw/master/csl-citation.json"} </w:instrText>
      </w:r>
      <w:r w:rsidR="004E191E">
        <w:fldChar w:fldCharType="separate"/>
      </w:r>
      <w:r w:rsidR="004E191E" w:rsidRPr="004E191E">
        <w:rPr>
          <w:rFonts w:cs="Times New Roman"/>
        </w:rPr>
        <w:t>(Earl and vonHoldt, 2012)</w:t>
      </w:r>
      <w:r w:rsidR="004E191E">
        <w:fldChar w:fldCharType="end"/>
      </w:r>
      <w:r w:rsidR="004E191E">
        <w:t xml:space="preserve"> and CLUMPAK </w:t>
      </w:r>
      <w:r w:rsidR="004E191E">
        <w:fldChar w:fldCharType="begin"/>
      </w:r>
      <w:r w:rsidR="002F5CAD">
        <w:instrText xml:space="preserve"> ADDIN ZOTERO_ITEM CSL_CITATION {"citationID":"hmuFCjDF","properties":{"formattedCitation":"(Kopelman et al., 2015)","plainCitation":"(Kopelman et al., 2015)","noteIndex":0},"citationItems":[{"id":13649,"uris":["http://zotero.org/users/4948104/items/X78P7G4V"],"itemData":{"id":13649,"type":"article-journal","abstract":"The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ecology.","container-title":"Molecular Ecology Resources","DOI":"10.1111/1755-0998.12387","ISSN":"1755-0998","issue":"5","language":"en","note":"_eprint: https://onlinelibrary.wiley.com/doi/pdf/10.1111/1755-0998.12387","page":"1179-1191","source":"Wiley Online Library","title":"Clumpak: a program for identifying clustering modes and packaging population structure inferences across K","title-short":"Clumpak","volume":"15","author":[{"family":"Kopelman","given":"Naama M."},{"family":"Mayzel","given":"Jonathan"},{"family":"Jakobsson","given":"Mattias"},{"family":"Rosenberg","given":"Noah A."},{"family":"Mayrose","given":"Itay"}],"issued":{"date-parts":[["2015"]]}}}],"schema":"https://github.com/citation-style-language/schema/raw/master/csl-citation.json"} </w:instrText>
      </w:r>
      <w:r w:rsidR="004E191E">
        <w:fldChar w:fldCharType="separate"/>
      </w:r>
      <w:r w:rsidR="004E191E" w:rsidRPr="004E191E">
        <w:rPr>
          <w:rFonts w:cs="Times New Roman"/>
        </w:rPr>
        <w:t>(Kopelman et al., 2015)</w:t>
      </w:r>
      <w:r w:rsidR="004E191E">
        <w:fldChar w:fldCharType="end"/>
      </w:r>
      <w:r w:rsidR="0012154E">
        <w:t xml:space="preserve">. </w:t>
      </w:r>
    </w:p>
    <w:p w14:paraId="25A1AE8E" w14:textId="51D7A8E3" w:rsidR="0012154E" w:rsidRDefault="0012154E" w:rsidP="008F518D">
      <w:r>
        <w:t xml:space="preserve">Secondly, we </w:t>
      </w:r>
      <w:r w:rsidR="009E5EEF">
        <w:t>considered a model-free approach</w:t>
      </w:r>
      <w:r>
        <w:t xml:space="preserve"> </w:t>
      </w:r>
      <w:r w:rsidR="009E5EEF">
        <w:t xml:space="preserve">which is less reliant on assumptions and used </w:t>
      </w:r>
      <w:r w:rsidR="00310AC9" w:rsidRPr="00310AC9">
        <w:t xml:space="preserve">discriminant analysis of principal components </w:t>
      </w:r>
      <w:r w:rsidR="00310AC9">
        <w:t>(</w:t>
      </w:r>
      <w:r>
        <w:t>DAPC</w:t>
      </w:r>
      <w:r w:rsidR="00310AC9">
        <w:t>;</w:t>
      </w:r>
      <w:r>
        <w:t xml:space="preserve"> </w:t>
      </w:r>
      <w:r w:rsidR="00C94A14">
        <w:fldChar w:fldCharType="begin"/>
      </w:r>
      <w:r w:rsidR="002F5CAD">
        <w:instrText xml:space="preserve"> ADDIN ZOTERO_ITEM CSL_CITATION {"citationID":"RouopZZO","properties":{"formattedCitation":"(Jombart et al., 2010, 2009)","plainCitation":"(Jombart et al., 2010, 2009)","dontUpdate":true,"noteIndex":0},"citationItems":[{"id":801,"uris":["http://zotero.org/users/4948104/items/ISPSB3RL"],"itemData":{"id":801,"type":"article-journal","abstract":"The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4345,"uris":["http://zotero.org/users/4948104/items/FEQK4ZAY"],"itemData":{"id":4345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rsidR="00C94A14">
        <w:fldChar w:fldCharType="separate"/>
      </w:r>
      <w:r w:rsidR="00C94A14" w:rsidRPr="00C94A14">
        <w:rPr>
          <w:rFonts w:cs="Times New Roman"/>
        </w:rPr>
        <w:t>Jombart et al., 2010, 2009)</w:t>
      </w:r>
      <w:r w:rsidR="00C94A14">
        <w:fldChar w:fldCharType="end"/>
      </w:r>
      <w:r w:rsidR="00C94A14">
        <w:t xml:space="preserve">. We considered both a grouping prior based on study areas (2 study areas = 2 potential clusters) and </w:t>
      </w:r>
      <w:r w:rsidR="00C94A14">
        <w:rPr>
          <w:i/>
          <w:iCs/>
        </w:rPr>
        <w:t>de novo</w:t>
      </w:r>
      <w:r w:rsidR="00C94A14">
        <w:t xml:space="preserve"> grouping because several studies have highlighted that those two alternatives may produce different clustering outcomes </w:t>
      </w:r>
      <w:r w:rsidR="00C94A14">
        <w:fldChar w:fldCharType="begin"/>
      </w:r>
      <w:r w:rsidR="002F5CAD">
        <w:instrText xml:space="preserve"> ADDIN ZOTERO_ITEM CSL_CITATION {"citationID":"aZhQLwIA","properties":{"formattedCitation":"(Gl\\uc0\\u252{}ck et al., 2022; Miller et al., 2020)","plainCitation":"(Glück et al., 2022; Miller et al., 2020)","noteIndex":0},"citationItems":[{"id":13220,"uris":["http://zotero.org/users/4948104/items/J354TIHC"],"itemData":{"id":13220,"type":"article-journal","abstract":"Background: 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A."}],"issued":{"date-parts":[["2022",12]]}}},{"id":13536,"uris":["http://zotero.org/users/4948104/items/9CAIW67B"],"itemData":{"id":13536,"type":"article-journal","abstract":"Inference of genetic clusters is a key aim of population genetics, sparking development of numerous analytical methods. Within these, there is a conceptual divide between ﬁnding de novo structure versus assessment of a priori groups. Recently developed, Discriminant Analysis of Principal Components (DAPC), combines discriminant analysis (DA) with principal component (PC) analysis. When applying DAPC, the groups used in the DA (speciﬁed a priori or described de novo) need to be carefully assessed. While DAPC has rapidly become a core technique, the sensitivity of the method to misspeciﬁcation of groups and how it is being empirically applied, are unknown. To address this, we conducted a simulation study examining the inﬂuence of a priori versus de novo group designations, and a literature review of how DAPC is being applied. We found that with a priori groupings, distance between genetic clusters reﬂected underlying FST. However, when migration rates were high and groups were described de novo there was considerable inaccuracy, both in terms of the number of genetic clusters suggested and placement of individuals into those clusters. Nearly all (90.1%) of 224 studies surveyed used DAPC to ﬁnd de novo clusters, and for the majority (62.5%) the stated goal matched the results. However, most studies (52.3%) omit key run parameters, preventing repeatability and transparency. Therefore, we present recommendations for standard reporting of parameters used in DAPC analyses. The inﬂuence of groupings in genetic clustering is not unique to DAPC, and researchers need to consider their goal and which methods will be most appropriate.","container-title":"Heredity","language":"en","page":"269-280","source":"Zotero","title":"The influence of a priori grouping on inference of genetic clusters: simulation study and literature review of the DAPC method","volume":"125","author":[{"family":"Miller","given":"Joshua M"},{"family":"Cullingham","given":"Catherine I."},{"family":"Peery","given":"Rihannon M."}],"issued":{"date-parts":[["2020"]]}}}],"schema":"https://github.com/citation-style-language/schema/raw/master/csl-citation.json"} </w:instrText>
      </w:r>
      <w:r w:rsidR="00C94A14">
        <w:fldChar w:fldCharType="separate"/>
      </w:r>
      <w:r w:rsidR="00C94A14" w:rsidRPr="00C94A14">
        <w:rPr>
          <w:rFonts w:cs="Times New Roman"/>
          <w:szCs w:val="24"/>
        </w:rPr>
        <w:t>(Glück et al., 2022; Miller et al., 2020)</w:t>
      </w:r>
      <w:r w:rsidR="00C94A14">
        <w:fldChar w:fldCharType="end"/>
      </w:r>
      <w:r w:rsidR="00C94A14">
        <w:t>.</w:t>
      </w:r>
      <w:r w:rsidR="003738E5">
        <w:t xml:space="preserve"> </w:t>
      </w:r>
      <w:r w:rsidR="00567A1A">
        <w:t>When no grouping is input (</w:t>
      </w:r>
      <w:r w:rsidR="00567A1A">
        <w:rPr>
          <w:i/>
          <w:iCs/>
        </w:rPr>
        <w:t>de novo</w:t>
      </w:r>
      <w:r w:rsidR="00567A1A">
        <w:t xml:space="preserve">), </w:t>
      </w:r>
      <w:r w:rsidR="00567A1A" w:rsidRPr="00567A1A">
        <w:t xml:space="preserve">DAPC uses sequential </w:t>
      </w:r>
      <w:r w:rsidR="00567A1A" w:rsidRPr="008E709C">
        <w:rPr>
          <w:i/>
        </w:rPr>
        <w:t>k</w:t>
      </w:r>
      <w:r w:rsidR="00567A1A" w:rsidRPr="00567A1A">
        <w:t xml:space="preserve">-means </w:t>
      </w:r>
      <w:r w:rsidR="00567A1A">
        <w:t xml:space="preserve">to find potential clusters prior to the estimation of the </w:t>
      </w:r>
      <w:r w:rsidR="00CE5988">
        <w:t>best number of genetic clusters.</w:t>
      </w:r>
      <w:r w:rsidR="00567A1A" w:rsidRPr="00567A1A">
        <w:t xml:space="preserve"> </w:t>
      </w:r>
      <w:r w:rsidR="008E29AC">
        <w:t>We followed</w:t>
      </w:r>
      <w:r w:rsidR="00567A1A">
        <w:t xml:space="preserve"> the </w:t>
      </w:r>
      <w:r w:rsidR="00CE3BBC">
        <w:t xml:space="preserve">up-to-date </w:t>
      </w:r>
      <w:r w:rsidR="00567A1A">
        <w:t>recommendations from the development team</w:t>
      </w:r>
      <w:r w:rsidR="00CE3BBC">
        <w:t xml:space="preserve"> regarding the appropriate steps to conduct DAPC</w:t>
      </w:r>
      <w:r w:rsidR="00567A1A">
        <w:t xml:space="preserve"> </w:t>
      </w:r>
      <w:r w:rsidR="00567A1A">
        <w:fldChar w:fldCharType="begin"/>
      </w:r>
      <w:r w:rsidR="002F5CAD">
        <w:instrText xml:space="preserve"> ADDIN ZOTERO_ITEM CSL_CITATION {"citationID":"tfc3Kcz2","properties":{"formattedCitation":"(Jombart and Collins, 2022)","plainCitation":"(Jombart and Collins, 2022)","noteIndex":0},"citationItems":[{"id":13543,"uris":["http://zotero.org/users/4948104/items/JKCF87YF"],"itemData":{"id":13543,"type":"document","abstract":"This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rsidR="00567A1A">
        <w:fldChar w:fldCharType="separate"/>
      </w:r>
      <w:r w:rsidR="00567A1A" w:rsidRPr="00567A1A">
        <w:rPr>
          <w:rFonts w:cs="Times New Roman"/>
        </w:rPr>
        <w:t>(Jombart and Collins, 2022)</w:t>
      </w:r>
      <w:r w:rsidR="00567A1A">
        <w:fldChar w:fldCharType="end"/>
      </w:r>
      <w:r w:rsidR="008E29AC">
        <w:t xml:space="preserve">. </w:t>
      </w:r>
      <w:r w:rsidR="004E5F81">
        <w:t xml:space="preserve">When using the </w:t>
      </w:r>
      <w:r w:rsidR="004E5F81">
        <w:rPr>
          <w:i/>
          <w:iCs/>
        </w:rPr>
        <w:t xml:space="preserve">de </w:t>
      </w:r>
      <w:r w:rsidR="004E5F81" w:rsidRPr="00512650">
        <w:t>novo</w:t>
      </w:r>
      <w:r w:rsidR="00512650">
        <w:t xml:space="preserve"> method, w</w:t>
      </w:r>
      <w:r w:rsidR="00CE3BBC" w:rsidRPr="00512650">
        <w:t>e</w:t>
      </w:r>
      <w:r w:rsidR="00CE3BBC">
        <w:t xml:space="preserve"> first conducted a principal components analysis </w:t>
      </w:r>
      <w:r w:rsidR="00CF226C">
        <w:t>that</w:t>
      </w:r>
      <w:r w:rsidR="00CE3BBC">
        <w:t xml:space="preserve"> transforms the genotype data to a new coordinate system</w:t>
      </w:r>
      <w:r w:rsidR="008E29AC">
        <w:t xml:space="preserve"> and generates </w:t>
      </w:r>
      <w:r w:rsidR="00CE3BBC" w:rsidRPr="00CE3BBC">
        <w:t>linear combinations</w:t>
      </w:r>
      <w:r w:rsidR="008E29AC">
        <w:t xml:space="preserve"> of genetic information</w:t>
      </w:r>
      <w:r w:rsidR="00CD7732">
        <w:t>. E</w:t>
      </w:r>
      <w:r w:rsidR="008E29AC">
        <w:t>ach of those combinations</w:t>
      </w:r>
      <w:r w:rsidR="00CD7732">
        <w:t xml:space="preserve">, also called </w:t>
      </w:r>
      <w:r w:rsidR="008E29AC">
        <w:t>component</w:t>
      </w:r>
      <w:r w:rsidR="00901AB9">
        <w:t>s</w:t>
      </w:r>
      <w:r w:rsidR="008E29AC">
        <w:t xml:space="preserve"> </w:t>
      </w:r>
      <w:r w:rsidR="00CD7732">
        <w:t xml:space="preserve">or </w:t>
      </w:r>
      <w:r w:rsidR="008E29AC">
        <w:t>eigenvector</w:t>
      </w:r>
      <w:r w:rsidR="00CD7732">
        <w:t>s,</w:t>
      </w:r>
      <w:r w:rsidR="008E29AC" w:rsidRPr="008E29AC">
        <w:t xml:space="preserve"> </w:t>
      </w:r>
      <w:r w:rsidR="008E29AC">
        <w:t>aligns with the direction of maximum variance in the rotated data</w:t>
      </w:r>
      <w:r w:rsidR="00CD7732">
        <w:t xml:space="preserve"> while being orthogonal to the previous component</w:t>
      </w:r>
      <w:r w:rsidR="008E29AC">
        <w:t>.</w:t>
      </w:r>
      <w:r w:rsidR="002749E1">
        <w:t xml:space="preserve"> Using all the principal components, we then </w:t>
      </w:r>
      <w:r w:rsidR="002F6F08">
        <w:t xml:space="preserve">ran </w:t>
      </w:r>
      <w:r w:rsidR="002F6F08" w:rsidRPr="008549B8">
        <w:rPr>
          <w:i/>
        </w:rPr>
        <w:t>k</w:t>
      </w:r>
      <w:r w:rsidR="002F6F08">
        <w:t>-means with 100000</w:t>
      </w:r>
      <w:r w:rsidR="00AE0B66">
        <w:t>0</w:t>
      </w:r>
      <w:r w:rsidR="002F6F08">
        <w:t xml:space="preserve"> iterations and </w:t>
      </w:r>
      <w:r w:rsidR="002749E1">
        <w:t>used Bayesian Information Criterion (BIC) to evaluate the per</w:t>
      </w:r>
      <w:r w:rsidR="001D2020">
        <w:t xml:space="preserve">formance of </w:t>
      </w:r>
      <w:r w:rsidR="001D2020">
        <w:rPr>
          <w:i/>
        </w:rPr>
        <w:t>K</w:t>
      </w:r>
      <w:r w:rsidR="007750D2">
        <w:t xml:space="preserve"> values from 1 to 4</w:t>
      </w:r>
      <w:r w:rsidR="002749E1">
        <w:t>0.</w:t>
      </w:r>
      <w:r w:rsidR="000B0738">
        <w:t xml:space="preserve"> </w:t>
      </w:r>
      <w:r w:rsidR="004E41E0">
        <w:t xml:space="preserve">We chose the </w:t>
      </w:r>
      <w:r w:rsidR="004E41E0" w:rsidRPr="006C6DA4">
        <w:rPr>
          <w:i/>
        </w:rPr>
        <w:t>K</w:t>
      </w:r>
      <w:r w:rsidR="004E41E0">
        <w:t xml:space="preserve"> </w:t>
      </w:r>
      <w:r w:rsidR="006C6DA4">
        <w:t xml:space="preserve">value </w:t>
      </w:r>
      <w:r w:rsidR="00D75CFF">
        <w:t xml:space="preserve">using a </w:t>
      </w:r>
      <w:r w:rsidR="00EF055D">
        <w:t xml:space="preserve">criterion that evaluates the decrease of BIC between successive </w:t>
      </w:r>
      <w:r w:rsidR="00EF055D">
        <w:rPr>
          <w:i/>
        </w:rPr>
        <w:t>K</w:t>
      </w:r>
      <w:r w:rsidR="00EF055D">
        <w:t xml:space="preserve"> and</w:t>
      </w:r>
      <w:r w:rsidR="00D75CFF" w:rsidRPr="00D75CFF">
        <w:t xml:space="preserve"> </w:t>
      </w:r>
      <w:r w:rsidR="00EF055D">
        <w:t>selects the first sharp change</w:t>
      </w:r>
      <w:r w:rsidR="00273555">
        <w:t>. S</w:t>
      </w:r>
      <w:r w:rsidR="00626200">
        <w:t xml:space="preserve">harpness of change </w:t>
      </w:r>
      <w:r w:rsidR="00273555">
        <w:t>was</w:t>
      </w:r>
      <w:r w:rsidR="00626200">
        <w:t xml:space="preserve"> defined </w:t>
      </w:r>
      <w:r w:rsidR="00273555">
        <w:t>using</w:t>
      </w:r>
      <w:r w:rsidR="00626200">
        <w:t xml:space="preserve"> a hierarchical analysis of all </w:t>
      </w:r>
      <w:r w:rsidR="00273555">
        <w:t xml:space="preserve">BIC </w:t>
      </w:r>
      <w:r w:rsidR="00626200">
        <w:t>changes</w:t>
      </w:r>
      <w:r w:rsidR="00D75CFF" w:rsidRPr="00D75CFF">
        <w:t>.</w:t>
      </w:r>
      <w:r w:rsidR="00EF055D">
        <w:t xml:space="preserve"> </w:t>
      </w:r>
      <w:r w:rsidR="006C6DA4">
        <w:t xml:space="preserve">We chose this method of </w:t>
      </w:r>
      <w:r w:rsidR="006C6DA4">
        <w:rPr>
          <w:i/>
        </w:rPr>
        <w:t>K</w:t>
      </w:r>
      <w:r w:rsidR="006C6DA4">
        <w:t xml:space="preserve"> selection because it</w:t>
      </w:r>
      <w:r w:rsidR="004E41E0">
        <w:t xml:space="preserve"> is s</w:t>
      </w:r>
      <w:r w:rsidR="000B0738">
        <w:t xml:space="preserve">imilar to the moment interpretation of </w:t>
      </w:r>
      <w:r w:rsidR="004E41E0">
        <w:t>likelihood values for STRUCTURE.</w:t>
      </w:r>
      <w:r w:rsidR="00CF226C">
        <w:t xml:space="preserve"> We ran this </w:t>
      </w:r>
      <w:r w:rsidR="00230E84">
        <w:rPr>
          <w:i/>
        </w:rPr>
        <w:t xml:space="preserve">de novo K </w:t>
      </w:r>
      <w:r w:rsidR="00230E84">
        <w:t xml:space="preserve">selection procedure </w:t>
      </w:r>
      <w:r w:rsidR="002975CD">
        <w:t>1</w:t>
      </w:r>
      <w:r w:rsidR="00CF226C">
        <w:t>00 times</w:t>
      </w:r>
      <w:r w:rsidR="00230E84">
        <w:t>,</w:t>
      </w:r>
      <w:r w:rsidR="00CF226C">
        <w:t xml:space="preserve"> and chose the most common </w:t>
      </w:r>
      <w:r w:rsidR="00CF226C">
        <w:rPr>
          <w:i/>
        </w:rPr>
        <w:t xml:space="preserve">K </w:t>
      </w:r>
      <w:r w:rsidR="00CF226C">
        <w:t>among those independent runs.</w:t>
      </w:r>
      <w:r w:rsidR="004E41E0">
        <w:t xml:space="preserve"> </w:t>
      </w:r>
      <w:r w:rsidR="00512650">
        <w:lastRenderedPageBreak/>
        <w:t xml:space="preserve">Regardless of the method we used to describe potential clusters, we chose the best number of components to retain for the DAPC based on both cross-validation </w:t>
      </w:r>
      <w:r w:rsidR="00137708">
        <w:t xml:space="preserve">(1000 iterations) </w:t>
      </w:r>
      <w:r w:rsidR="00512650">
        <w:t xml:space="preserve">and </w:t>
      </w:r>
      <w:r w:rsidR="00512650" w:rsidRPr="00512650">
        <w:rPr>
          <w:i/>
          <w:iCs/>
        </w:rPr>
        <w:t>a</w:t>
      </w:r>
      <w:r w:rsidR="00512650">
        <w:t>-score optimization. This is a necessary step because t</w:t>
      </w:r>
      <w:r w:rsidR="004E5F81">
        <w:t>he first few components</w:t>
      </w:r>
      <w:r w:rsidR="00512650">
        <w:t xml:space="preserve"> </w:t>
      </w:r>
      <w:r w:rsidR="004E5F81">
        <w:t>represent most of the genetic variation</w:t>
      </w:r>
      <w:r w:rsidR="00512650">
        <w:t>, we want to find a balance to preserve discrimination power while avoiding overfitting</w:t>
      </w:r>
      <w:r w:rsidR="004E5F81">
        <w:t>.</w:t>
      </w:r>
      <w:r w:rsidR="006D1903">
        <w:t xml:space="preserve"> We systematically used </w:t>
      </w:r>
      <w:r w:rsidR="006D1903" w:rsidRPr="006D1903">
        <w:t>all discriminant functions for the assignment of individuals into clusters</w:t>
      </w:r>
      <w:r w:rsidR="0085182C">
        <w:t>,</w:t>
      </w:r>
      <w:r w:rsidR="002F6F08">
        <w:t xml:space="preserve"> and used cross-validation to evaluate the general performance of the DAPC and compared it with a random classifier</w:t>
      </w:r>
      <w:r w:rsidR="00741BEF">
        <w:t>.</w:t>
      </w:r>
    </w:p>
    <w:p w14:paraId="07FF0EA7" w14:textId="2B70ED75" w:rsidR="00344274" w:rsidRDefault="00F46AE1" w:rsidP="008F518D">
      <w:r>
        <w:t xml:space="preserve">To </w:t>
      </w:r>
      <w:r w:rsidR="00422AF5">
        <w:t xml:space="preserve">explore whether </w:t>
      </w:r>
      <w:r>
        <w:t>isolation-by-distance (IBD)</w:t>
      </w:r>
      <w:r w:rsidR="00422AF5">
        <w:t xml:space="preserve"> is responsible for genetic differentiation in our study landscapes</w:t>
      </w:r>
      <w:r>
        <w:t xml:space="preserve">, we first evaluated the linear relationship between the natural logarithms of </w:t>
      </w:r>
      <w:r w:rsidR="00422AF5">
        <w:t xml:space="preserve">geographic distance and </w:t>
      </w:r>
      <w:r>
        <w:t xml:space="preserve">Loiselle’s kinship values </w:t>
      </w:r>
      <w:r>
        <w:fldChar w:fldCharType="begin"/>
      </w:r>
      <w:r w:rsidR="002F5CAD">
        <w:instrText xml:space="preserve"> ADDIN ZOTERO_ITEM CSL_CITATION {"citationID":"KzTN76JN","properties":{"formattedCitation":"(Loiselle et al., 1995)","plainCitation":"(Loiselle et al., 1995)","noteIndex":0},"citationItems":[{"id":7117,"uris":["http://zotero.org/users/4948104/items/HBG2FYDW"],"itemData":{"id":7117,"type":"article-journal","container-title":"American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Pr="00F46AE1">
        <w:rPr>
          <w:rFonts w:cs="Times New Roman"/>
        </w:rPr>
        <w:t>(Loiselle et al., 1995)</w:t>
      </w:r>
      <w:r>
        <w:fldChar w:fldCharType="end"/>
      </w:r>
      <w:r>
        <w:t xml:space="preserve"> </w:t>
      </w:r>
      <w:r w:rsidR="00422AF5">
        <w:t xml:space="preserve">which measure the genetic relatedness between pairs of individuals. </w:t>
      </w:r>
      <w:r w:rsidR="00D12BC3">
        <w:t>We chose this genetic distance because it is considered a less</w:t>
      </w:r>
      <w:r w:rsidR="00D12BC3" w:rsidRPr="00F46AE1">
        <w:t xml:space="preserve"> biased estimator with low sampling </w:t>
      </w:r>
      <w:commentRangeStart w:id="45"/>
      <w:commentRangeStart w:id="46"/>
      <w:r w:rsidR="00D12BC3" w:rsidRPr="00F46AE1">
        <w:t>variance</w:t>
      </w:r>
      <w:r w:rsidR="00D12BC3">
        <w:t xml:space="preserve"> </w:t>
      </w:r>
      <w:r w:rsidR="00D12BC3">
        <w:fldChar w:fldCharType="begin"/>
      </w:r>
      <w:r w:rsidR="002F5CAD">
        <w:instrText xml:space="preserve"> ADDIN ZOTERO_ITEM CSL_CITATION {"citationID":"jZZJ3oFR","properties":{"formattedCitation":"(Vekemans and Hardy, 2004)","plainCitation":"(Vekemans and Hardy, 2004)","noteIndex":0},"citationItems":[{"id":219,"uris":["http://zotero.org/users/4948104/items/XCYNI5U8"],"itemData":{"id":219,"type":"article-journal","abstract":"Many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rsidR="00D12BC3">
        <w:fldChar w:fldCharType="separate"/>
      </w:r>
      <w:r w:rsidR="00D12BC3" w:rsidRPr="00422AF5">
        <w:rPr>
          <w:rFonts w:cs="Times New Roman"/>
        </w:rPr>
        <w:t>(Vekemans and Hardy, 2004)</w:t>
      </w:r>
      <w:r w:rsidR="00D12BC3">
        <w:fldChar w:fldCharType="end"/>
      </w:r>
      <w:commentRangeEnd w:id="45"/>
      <w:r w:rsidR="000C301E">
        <w:rPr>
          <w:rStyle w:val="CommentReference"/>
        </w:rPr>
        <w:commentReference w:id="45"/>
      </w:r>
      <w:commentRangeEnd w:id="46"/>
      <w:r w:rsidR="0059396D">
        <w:rPr>
          <w:rStyle w:val="CommentReference"/>
        </w:rPr>
        <w:commentReference w:id="46"/>
      </w:r>
      <w:r w:rsidR="00D12BC3">
        <w:t xml:space="preserve">. Finally, to understand the scale at which genetic structure is shaped by dispersal we created a Mantel correlogram using </w:t>
      </w:r>
      <w:r w:rsidR="00D12BC3" w:rsidRPr="00A2784D">
        <w:t>Sturge’s rule to define distance classes</w:t>
      </w:r>
      <w:r w:rsidR="00D12BC3">
        <w:t xml:space="preserve"> and </w:t>
      </w:r>
      <w:r w:rsidR="00D12BC3" w:rsidRPr="00A2784D">
        <w:t>us</w:t>
      </w:r>
      <w:r w:rsidR="00D12BC3">
        <w:t>ed</w:t>
      </w:r>
      <w:r w:rsidR="00D12BC3" w:rsidRPr="00A2784D">
        <w:t xml:space="preserve"> a Monte Carlo procedure</w:t>
      </w:r>
      <w:r w:rsidR="00D12BC3">
        <w:t xml:space="preserve"> to test whether Mantel correlation </w:t>
      </w:r>
      <w:r w:rsidR="00D12BC3">
        <w:fldChar w:fldCharType="begin"/>
      </w:r>
      <w:r w:rsidR="002F5CAD">
        <w:instrText xml:space="preserve"> ADDIN ZOTERO_ITEM CSL_CITATION {"citationID":"RZfaiMQx","properties":{"formattedCitation":"(Mantel, 1967)","plainCitation":"(Mantel, 1967)","noteIndex":0},"citationItems":[{"id":757,"uris":["http://zotero.org/users/4948104/items/TFPMCHCM"],"itemData":{"id":757,"type":"article-journal","container-title":"Mantel","ISSN":"01406736","issue":"2","note":"PMID: 20278702","page":"34","title":"Cancer research.","volume":"27","author":[{"family":"Mantel","given":"Nathan"}],"issued":{"date-parts":[["1967"]]}}}],"schema":"https://github.com/citation-style-language/schema/raw/master/csl-citation.json"} </w:instrText>
      </w:r>
      <w:r w:rsidR="00D12BC3">
        <w:fldChar w:fldCharType="separate"/>
      </w:r>
      <w:r w:rsidR="00D12BC3" w:rsidRPr="004366C6">
        <w:rPr>
          <w:rFonts w:cs="Times New Roman"/>
        </w:rPr>
        <w:t>(Mantel, 1967)</w:t>
      </w:r>
      <w:r w:rsidR="00D12BC3">
        <w:fldChar w:fldCharType="end"/>
      </w:r>
      <w:r w:rsidR="00D12BC3">
        <w:t xml:space="preserve"> values are significant. </w:t>
      </w:r>
      <w:r w:rsidR="00344274">
        <w:t>We used</w:t>
      </w:r>
      <w:r w:rsidR="006C5E5E">
        <w:t xml:space="preserve"> </w:t>
      </w:r>
      <w:r w:rsidR="00344274">
        <w:t xml:space="preserve">a progressive </w:t>
      </w:r>
      <w:r w:rsidR="0085182C">
        <w:fldChar w:fldCharType="begin"/>
      </w:r>
      <w:r w:rsidR="002F5CAD">
        <w:instrText xml:space="preserve"> ADDIN ZOTERO_ITEM CSL_CITATION {"citationID":"rWShUkT8","properties":{"formattedCitation":"(Legendre and Legendre, 2012)","plainCitation":"(Legendre and Legendre, 2012)","noteIndex":0},"citationItems":[{"id":4339,"uris":["http://zotero.org/users/4948104/items/SECHSTAW"],"itemData":{"id":4339,"type":"book","event-place":"Amsterdam,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rsidR="0085182C">
        <w:fldChar w:fldCharType="separate"/>
      </w:r>
      <w:r w:rsidR="0085182C" w:rsidRPr="0085182C">
        <w:rPr>
          <w:rFonts w:cs="Times New Roman"/>
        </w:rPr>
        <w:t>(Legendre and Legendre, 2012)</w:t>
      </w:r>
      <w:r w:rsidR="0085182C">
        <w:fldChar w:fldCharType="end"/>
      </w:r>
      <w:r w:rsidR="0085182C">
        <w:t xml:space="preserve"> </w:t>
      </w:r>
      <w:r w:rsidR="00344274">
        <w:t>Holm correction for multiple testing for the Mantel correlograms, which is admittedly less conservative than other options</w:t>
      </w:r>
      <w:r w:rsidR="00B20F7A">
        <w:t>, giving us more chance of detecting spatial structure.</w:t>
      </w:r>
    </w:p>
    <w:p w14:paraId="75969A2A" w14:textId="795E03C5" w:rsidR="00721524" w:rsidRPr="00721524" w:rsidRDefault="00B34036" w:rsidP="00721524">
      <w:pPr>
        <w:pStyle w:val="Heading1"/>
      </w:pPr>
      <w:r>
        <w:t>RESULTS</w:t>
      </w:r>
    </w:p>
    <w:p w14:paraId="3B964279" w14:textId="57F50F24" w:rsidR="004B144A" w:rsidRDefault="000071E4" w:rsidP="000071E4">
      <w:pPr>
        <w:pStyle w:val="Heading2"/>
        <w:numPr>
          <w:ilvl w:val="1"/>
          <w:numId w:val="1"/>
        </w:numPr>
      </w:pPr>
      <w:r>
        <w:t xml:space="preserve"> </w:t>
      </w:r>
      <w:proofErr w:type="gramStart"/>
      <w:r>
        <w:t>|  Genetic</w:t>
      </w:r>
      <w:proofErr w:type="gramEnd"/>
      <w:r>
        <w:t xml:space="preserve"> diversity</w:t>
      </w:r>
    </w:p>
    <w:p w14:paraId="01C6A463" w14:textId="64D54476" w:rsidR="00C507CE" w:rsidRDefault="00721524" w:rsidP="00517AC7">
      <w:commentRangeStart w:id="47"/>
      <w:r>
        <w:t xml:space="preserve">Prior to running genetic </w:t>
      </w:r>
      <w:commentRangeEnd w:id="47"/>
      <w:r w:rsidR="000C301E">
        <w:rPr>
          <w:rStyle w:val="CommentReference"/>
        </w:rPr>
        <w:commentReference w:id="47"/>
      </w:r>
      <w:r>
        <w:t xml:space="preserve">structure analyses, we decided to remove only loci </w:t>
      </w:r>
      <w:r w:rsidR="00EF54E7">
        <w:t>that</w:t>
      </w:r>
      <w:r>
        <w:t xml:space="preserve"> presented both linkage disequilibrium and extreme heterozygote deficiency, as well as a </w:t>
      </w:r>
      <w:r w:rsidRPr="002D46A5">
        <w:t>frequency of null alleles at a locus significantly differ</w:t>
      </w:r>
      <w:r>
        <w:t>ent</w:t>
      </w:r>
      <w:r w:rsidRPr="002D46A5">
        <w:t xml:space="preserve"> from zero</w:t>
      </w:r>
      <w:r>
        <w:t xml:space="preserve">. Therefore, we removed one locus from the </w:t>
      </w:r>
      <w:r>
        <w:rPr>
          <w:i/>
          <w:iCs/>
        </w:rPr>
        <w:t>S. pipiens</w:t>
      </w:r>
      <w:r>
        <w:t xml:space="preserve"> dataset (Spp141).</w:t>
      </w:r>
    </w:p>
    <w:p w14:paraId="72ECF809" w14:textId="0B34C803" w:rsidR="006D3B96" w:rsidRDefault="00DA6784" w:rsidP="00517AC7">
      <w:pPr>
        <w:rPr>
          <w:ins w:id="48" w:author="FRANTZ Alain" w:date="2022-11-09T09:33:00Z"/>
        </w:rPr>
      </w:pPr>
      <w:commentRangeStart w:id="49"/>
      <w:r w:rsidRPr="00DA6784">
        <w:t xml:space="preserve">Average expected </w:t>
      </w:r>
      <w:ins w:id="50" w:author="FRANTZ Alain" w:date="2022-11-09T09:34:00Z">
        <w:r w:rsidR="006D3B96">
          <w:t xml:space="preserve">(He </w:t>
        </w:r>
      </w:ins>
      <w:commentRangeEnd w:id="49"/>
      <w:ins w:id="51" w:author="FRANTZ Alain" w:date="2022-11-09T09:38:00Z">
        <w:r w:rsidR="006D3B96">
          <w:rPr>
            <w:rStyle w:val="CommentReference"/>
          </w:rPr>
          <w:commentReference w:id="49"/>
        </w:r>
      </w:ins>
      <w:ins w:id="52" w:author="FRANTZ Alain" w:date="2022-11-09T09:34:00Z">
        <w:r w:rsidR="006D3B96">
          <w:t>+</w:t>
        </w:r>
      </w:ins>
      <w:ins w:id="53" w:author="FRANTZ Alain" w:date="2022-11-09T09:35:00Z">
        <w:r w:rsidR="006D3B96">
          <w:t>-</w:t>
        </w:r>
      </w:ins>
      <w:ins w:id="54" w:author="FRANTZ Alain" w:date="2022-11-09T09:34:00Z">
        <w:r w:rsidR="006D3B96">
          <w:t xml:space="preserve"> </w:t>
        </w:r>
        <w:proofErr w:type="spellStart"/>
        <w:r w:rsidR="006D3B96">
          <w:t>sd</w:t>
        </w:r>
        <w:proofErr w:type="spellEnd"/>
        <w:r w:rsidR="006D3B96">
          <w:t xml:space="preserve">) </w:t>
        </w:r>
      </w:ins>
      <w:r w:rsidRPr="00DA6784">
        <w:t xml:space="preserve">and observed heterozygosity </w:t>
      </w:r>
      <w:ins w:id="55" w:author="FRANTZ Alain" w:date="2022-11-09T09:35:00Z">
        <w:r w:rsidR="006D3B96">
          <w:t xml:space="preserve">(Ho + </w:t>
        </w:r>
        <w:proofErr w:type="spellStart"/>
        <w:r w:rsidR="006D3B96">
          <w:t>sd</w:t>
        </w:r>
        <w:proofErr w:type="spellEnd"/>
        <w:r w:rsidR="006D3B96">
          <w:t xml:space="preserve">) were comparable in both </w:t>
        </w:r>
        <w:proofErr w:type="spellStart"/>
        <w:r w:rsidR="006D3B96">
          <w:t>spiecies</w:t>
        </w:r>
        <w:proofErr w:type="spellEnd"/>
        <w:r w:rsidR="006D3B96">
          <w:t xml:space="preserve"> </w:t>
        </w:r>
      </w:ins>
      <w:r w:rsidRPr="006D3B96">
        <w:rPr>
          <w:strike/>
          <w:rPrChange w:id="56" w:author="FRANTZ Alain" w:date="2022-11-09T09:32:00Z">
            <w:rPr/>
          </w:rPrChange>
        </w:rPr>
        <w:t>w</w:t>
      </w:r>
      <w:r w:rsidR="00C507CE" w:rsidRPr="006D3B96">
        <w:rPr>
          <w:strike/>
          <w:rPrChange w:id="57" w:author="FRANTZ Alain" w:date="2022-11-09T09:32:00Z">
            <w:rPr/>
          </w:rPrChange>
        </w:rPr>
        <w:t xml:space="preserve">ere </w:t>
      </w:r>
      <w:commentRangeStart w:id="58"/>
      <w:r w:rsidR="00C507CE" w:rsidRPr="006D3B96">
        <w:rPr>
          <w:strike/>
          <w:rPrChange w:id="59" w:author="FRANTZ Alain" w:date="2022-11-09T09:32:00Z">
            <w:rPr/>
          </w:rPrChange>
        </w:rPr>
        <w:t xml:space="preserve">rather high </w:t>
      </w:r>
      <w:commentRangeEnd w:id="58"/>
      <w:r w:rsidR="006D3B96" w:rsidRPr="006D3B96">
        <w:rPr>
          <w:rStyle w:val="CommentReference"/>
          <w:strike/>
          <w:rPrChange w:id="60" w:author="FRANTZ Alain" w:date="2022-11-09T09:32:00Z">
            <w:rPr>
              <w:rStyle w:val="CommentReference"/>
            </w:rPr>
          </w:rPrChange>
        </w:rPr>
        <w:commentReference w:id="58"/>
      </w:r>
      <w:r w:rsidR="00C507CE" w:rsidRPr="006D3B96">
        <w:rPr>
          <w:strike/>
          <w:rPrChange w:id="61" w:author="FRANTZ Alain" w:date="2022-11-09T09:32:00Z">
            <w:rPr/>
          </w:rPrChange>
        </w:rPr>
        <w:t>both species</w:t>
      </w:r>
      <w:r w:rsidR="00C507CE">
        <w:t xml:space="preserve"> </w:t>
      </w:r>
      <w:del w:id="62" w:author="FRANTZ Alain" w:date="2022-11-09T09:32:00Z">
        <w:r w:rsidR="00C507CE" w:rsidDel="006D3B96">
          <w:delText>(</w:delText>
        </w:r>
      </w:del>
      <w:ins w:id="63" w:author="FRANTZ Alain" w:date="2022-11-09T09:32:00Z">
        <w:r w:rsidR="006D3B96">
          <w:t xml:space="preserve"> </w:t>
        </w:r>
      </w:ins>
      <w:r w:rsidR="00F76287">
        <w:t>0.61</w:t>
      </w:r>
      <w:ins w:id="64" w:author="FRANTZ Alain" w:date="2022-11-09T09:35:00Z">
        <w:r w:rsidR="006D3B96">
          <w:t xml:space="preserve"> +- x</w:t>
        </w:r>
      </w:ins>
      <w:r w:rsidR="00F76287">
        <w:t xml:space="preserve"> and 0.57</w:t>
      </w:r>
      <w:ins w:id="65" w:author="FRANTZ Alain" w:date="2022-11-09T09:35:00Z">
        <w:r w:rsidR="006D3B96">
          <w:t xml:space="preserve"> +-</w:t>
        </w:r>
      </w:ins>
      <w:r w:rsidR="00F76287">
        <w:t xml:space="preserve"> for </w:t>
      </w:r>
      <w:r w:rsidR="00F76287">
        <w:rPr>
          <w:i/>
          <w:iCs/>
        </w:rPr>
        <w:t>S. pipiens</w:t>
      </w:r>
      <w:r w:rsidR="00F76287">
        <w:t xml:space="preserve">; </w:t>
      </w:r>
      <w:r w:rsidR="00387FFD" w:rsidRPr="00387FFD">
        <w:t>0.49</w:t>
      </w:r>
      <w:r w:rsidR="00F76287">
        <w:t xml:space="preserve"> and </w:t>
      </w:r>
      <w:r w:rsidR="00387FFD">
        <w:t>0.46</w:t>
      </w:r>
      <w:r w:rsidR="00F76287">
        <w:t xml:space="preserve"> for </w:t>
      </w:r>
      <w:r w:rsidR="00F76287">
        <w:rPr>
          <w:i/>
          <w:iCs/>
        </w:rPr>
        <w:t>M. florea</w:t>
      </w:r>
      <w:r w:rsidR="00F76287">
        <w:t xml:space="preserve">). </w:t>
      </w:r>
      <w:ins w:id="66" w:author="FRANTZ Alain" w:date="2022-11-09T09:35:00Z">
        <w:r w:rsidR="006D3B96">
          <w:t>[</w:t>
        </w:r>
      </w:ins>
      <w:ins w:id="67" w:author="FRANTZ Alain" w:date="2022-11-09T09:36:00Z">
        <w:r w:rsidR="006D3B96">
          <w:t xml:space="preserve">or </w:t>
        </w:r>
      </w:ins>
      <w:ins w:id="68" w:author="FRANTZ Alain" w:date="2022-11-09T09:35:00Z">
        <w:r w:rsidR="006D3B96">
          <w:t>something similar</w:t>
        </w:r>
      </w:ins>
      <w:ins w:id="69" w:author="FRANTZ Alain" w:date="2022-11-09T09:36:00Z">
        <w:r w:rsidR="006D3B96">
          <w:t>]</w:t>
        </w:r>
      </w:ins>
    </w:p>
    <w:p w14:paraId="4EE0F405" w14:textId="198DE092" w:rsidR="00DA6784" w:rsidRPr="00C40BEA" w:rsidRDefault="00387FFD" w:rsidP="00517AC7">
      <w:r>
        <w:lastRenderedPageBreak/>
        <w:t>For</w:t>
      </w:r>
      <w:r w:rsidR="00F76287">
        <w:t xml:space="preserve"> </w:t>
      </w:r>
      <w:r w:rsidR="00F76287">
        <w:rPr>
          <w:i/>
          <w:iCs/>
        </w:rPr>
        <w:t xml:space="preserve">S. </w:t>
      </w:r>
      <w:r w:rsidR="00F76287" w:rsidRPr="00F76287">
        <w:t>pipiens</w:t>
      </w:r>
      <w:r w:rsidR="00F76287">
        <w:t>, o</w:t>
      </w:r>
      <w:r w:rsidR="00F76287" w:rsidRPr="00F76287">
        <w:t>verall</w:t>
      </w:r>
      <w:r w:rsidR="00F76287">
        <w:t xml:space="preserve"> </w:t>
      </w:r>
      <w:r w:rsidR="00F76287" w:rsidRPr="00F76287">
        <w:rPr>
          <w:i/>
          <w:iCs/>
        </w:rPr>
        <w:t>F</w:t>
      </w:r>
      <w:r w:rsidR="00F76287" w:rsidRPr="00F76287">
        <w:rPr>
          <w:i/>
          <w:iCs/>
          <w:vertAlign w:val="subscript"/>
        </w:rPr>
        <w:t>ST</w:t>
      </w:r>
      <w:r w:rsidR="00F76287">
        <w:t xml:space="preserve"> was very low (0.0017 [95%CI </w:t>
      </w:r>
      <w:r w:rsidR="00F76287" w:rsidRPr="00F76287">
        <w:t>-0.0001</w:t>
      </w:r>
      <w:r w:rsidR="00F76287">
        <w:t xml:space="preserve">; </w:t>
      </w:r>
      <w:r w:rsidR="00F76287" w:rsidRPr="00F76287">
        <w:t>0.0055</w:t>
      </w:r>
      <w:r w:rsidR="00F76287">
        <w:t>]) with a larger part of the genetic variation being captured by within population variation (</w:t>
      </w:r>
      <w:r w:rsidR="00F76287" w:rsidRPr="00F76287">
        <w:rPr>
          <w:i/>
          <w:iCs/>
        </w:rPr>
        <w:t>F</w:t>
      </w:r>
      <w:r w:rsidR="00F76287">
        <w:rPr>
          <w:i/>
          <w:iCs/>
          <w:vertAlign w:val="subscript"/>
        </w:rPr>
        <w:t>IS</w:t>
      </w:r>
      <w:r w:rsidR="00F76287">
        <w:rPr>
          <w:iCs/>
          <w:vertAlign w:val="subscript"/>
        </w:rPr>
        <w:t xml:space="preserve"> </w:t>
      </w:r>
      <w:r w:rsidR="00F76287">
        <w:t xml:space="preserve">= </w:t>
      </w:r>
      <w:r w:rsidR="00F76287" w:rsidRPr="00F76287">
        <w:t xml:space="preserve">0.0609 </w:t>
      </w:r>
      <w:r w:rsidR="00F76287">
        <w:t xml:space="preserve">[95%CI </w:t>
      </w:r>
      <w:r w:rsidRPr="00387FFD">
        <w:t>0.0312</w:t>
      </w:r>
      <w:r w:rsidR="00F76287">
        <w:t xml:space="preserve">; </w:t>
      </w:r>
      <w:r w:rsidRPr="00387FFD">
        <w:t>0.0937</w:t>
      </w:r>
      <w:r w:rsidR="0002780C">
        <w:t>]).</w:t>
      </w:r>
      <w:r w:rsidR="00C40BEA">
        <w:t xml:space="preserve"> For </w:t>
      </w:r>
      <w:r w:rsidR="00C40BEA" w:rsidRPr="00C40BEA">
        <w:rPr>
          <w:i/>
          <w:iCs/>
        </w:rPr>
        <w:t>M. florea</w:t>
      </w:r>
      <w:r w:rsidR="00C40BEA">
        <w:t>, o</w:t>
      </w:r>
      <w:r w:rsidR="00C40BEA" w:rsidRPr="00F76287">
        <w:t>verall</w:t>
      </w:r>
      <w:r w:rsidR="00C40BEA">
        <w:t xml:space="preserve"> </w:t>
      </w:r>
      <w:r w:rsidR="00C40BEA" w:rsidRPr="00F76287">
        <w:rPr>
          <w:i/>
          <w:iCs/>
        </w:rPr>
        <w:t>F</w:t>
      </w:r>
      <w:r w:rsidR="00C40BEA" w:rsidRPr="00F76287">
        <w:rPr>
          <w:i/>
          <w:iCs/>
          <w:vertAlign w:val="subscript"/>
        </w:rPr>
        <w:t>ST</w:t>
      </w:r>
      <w:r w:rsidR="00C40BEA">
        <w:t xml:space="preserve"> was </w:t>
      </w:r>
      <w:r w:rsidR="00D46B2A">
        <w:t>even</w:t>
      </w:r>
      <w:r w:rsidR="00C40BEA">
        <w:t xml:space="preserve"> low</w:t>
      </w:r>
      <w:r w:rsidR="00D46B2A">
        <w:t>er</w:t>
      </w:r>
      <w:r w:rsidR="00C40BEA">
        <w:t xml:space="preserve"> (</w:t>
      </w:r>
      <w:r w:rsidR="00D46B2A" w:rsidRPr="00D46B2A">
        <w:t xml:space="preserve">0.0009 </w:t>
      </w:r>
      <w:r w:rsidR="00C40BEA">
        <w:t xml:space="preserve">[95%CI </w:t>
      </w:r>
      <w:r w:rsidR="00C40BEA" w:rsidRPr="00F76287">
        <w:t>0.0001</w:t>
      </w:r>
      <w:r w:rsidR="00C40BEA">
        <w:t xml:space="preserve">; </w:t>
      </w:r>
      <w:r w:rsidR="00C40BEA" w:rsidRPr="00F76287">
        <w:t>0.00</w:t>
      </w:r>
      <w:r w:rsidR="00D46B2A">
        <w:t>29</w:t>
      </w:r>
      <w:r w:rsidR="00C40BEA">
        <w:t>]) with</w:t>
      </w:r>
      <w:r w:rsidR="00170453">
        <w:t>, again,</w:t>
      </w:r>
      <w:r w:rsidR="00C40BEA">
        <w:t xml:space="preserve"> a larger part of the genetic variation being captured by within population variation (</w:t>
      </w:r>
      <w:r w:rsidR="00C40BEA" w:rsidRPr="00F76287">
        <w:rPr>
          <w:i/>
          <w:iCs/>
        </w:rPr>
        <w:t>F</w:t>
      </w:r>
      <w:r w:rsidR="00C40BEA">
        <w:rPr>
          <w:i/>
          <w:iCs/>
          <w:vertAlign w:val="subscript"/>
        </w:rPr>
        <w:t>IS</w:t>
      </w:r>
      <w:r w:rsidR="00C40BEA">
        <w:rPr>
          <w:iCs/>
          <w:vertAlign w:val="subscript"/>
        </w:rPr>
        <w:t xml:space="preserve"> </w:t>
      </w:r>
      <w:r w:rsidR="00C40BEA">
        <w:t xml:space="preserve">= </w:t>
      </w:r>
      <w:r w:rsidR="00170453" w:rsidRPr="00170453">
        <w:t xml:space="preserve">0.0717 </w:t>
      </w:r>
      <w:r w:rsidR="00C40BEA">
        <w:t xml:space="preserve">[95%CI </w:t>
      </w:r>
      <w:r w:rsidR="00C40BEA" w:rsidRPr="00387FFD">
        <w:t>0.0</w:t>
      </w:r>
      <w:r w:rsidR="00170453">
        <w:t>410</w:t>
      </w:r>
      <w:r w:rsidR="00C40BEA">
        <w:t xml:space="preserve">; </w:t>
      </w:r>
      <w:r w:rsidR="00C40BEA" w:rsidRPr="00387FFD">
        <w:t>0.</w:t>
      </w:r>
      <w:r w:rsidR="00170453">
        <w:t>1134</w:t>
      </w:r>
      <w:r w:rsidR="00C40BEA">
        <w:t xml:space="preserve">]). Consequently, pairwise population differentiation was very low between </w:t>
      </w:r>
      <w:r w:rsidR="00170453">
        <w:t xml:space="preserve">our two </w:t>
      </w:r>
      <w:r w:rsidR="00C40BEA">
        <w:t>study areas</w:t>
      </w:r>
      <w:r w:rsidR="00170453">
        <w:t>.</w:t>
      </w:r>
    </w:p>
    <w:p w14:paraId="0FF7918D" w14:textId="084CC603" w:rsidR="000071E4" w:rsidRDefault="004B144A" w:rsidP="000071E4">
      <w:pPr>
        <w:pStyle w:val="Heading2"/>
        <w:numPr>
          <w:ilvl w:val="1"/>
          <w:numId w:val="1"/>
        </w:numPr>
      </w:pPr>
      <w:proofErr w:type="gramStart"/>
      <w:r>
        <w:t>|</w:t>
      </w:r>
      <w:r w:rsidR="000071E4">
        <w:t xml:space="preserve"> </w:t>
      </w:r>
      <w:r w:rsidR="0075181F">
        <w:t xml:space="preserve"> </w:t>
      </w:r>
      <w:r>
        <w:t>C</w:t>
      </w:r>
      <w:r w:rsidR="000071E4">
        <w:t>lustering</w:t>
      </w:r>
      <w:proofErr w:type="gramEnd"/>
      <w:r w:rsidR="000071E4">
        <w:t xml:space="preserve"> and isolation-by-distance</w:t>
      </w:r>
    </w:p>
    <w:p w14:paraId="2ACCA658" w14:textId="42901AC3" w:rsidR="00E576FE" w:rsidRDefault="002040A9" w:rsidP="002040A9">
      <w:commentRangeStart w:id="70"/>
      <w:r w:rsidRPr="002040A9">
        <w:t>Bayesian ancestry inference</w:t>
      </w:r>
      <w:r>
        <w:t xml:space="preserve"> using STRUCTURE </w:t>
      </w:r>
      <w:r w:rsidR="00E30521">
        <w:t>did not conclusively support a certain number of clusters</w:t>
      </w:r>
      <w:r w:rsidR="009D20B1">
        <w:t xml:space="preserve"> for either species.</w:t>
      </w:r>
      <w:r w:rsidR="00E30521">
        <w:t xml:space="preserve"> </w:t>
      </w:r>
      <w:r w:rsidR="009D20B1">
        <w:t>D</w:t>
      </w:r>
      <w:r w:rsidR="00E30521">
        <w:t xml:space="preserve">ifferent approaches to choose </w:t>
      </w:r>
      <w:r w:rsidR="00E30521">
        <w:rPr>
          <w:i/>
          <w:iCs/>
        </w:rPr>
        <w:t xml:space="preserve">K </w:t>
      </w:r>
      <w:r>
        <w:t>generally support</w:t>
      </w:r>
      <w:r w:rsidR="00084FC3">
        <w:t>ed</w:t>
      </w:r>
      <w:r>
        <w:t xml:space="preserve"> </w:t>
      </w:r>
      <w:r w:rsidR="009D20B1">
        <w:rPr>
          <w:i/>
          <w:iCs/>
        </w:rPr>
        <w:t>K</w:t>
      </w:r>
      <w:r>
        <w:t>=2 for</w:t>
      </w:r>
      <w:r w:rsidR="00C93385">
        <w:t xml:space="preserve"> </w:t>
      </w:r>
      <w:r w:rsidR="00C93385">
        <w:rPr>
          <w:i/>
          <w:iCs/>
        </w:rPr>
        <w:t>M. florea</w:t>
      </w:r>
      <w:r>
        <w:t xml:space="preserve"> </w:t>
      </w:r>
      <w:r w:rsidR="009D20B1">
        <w:t xml:space="preserve">(one metric chose </w:t>
      </w:r>
      <w:r w:rsidR="009D20B1">
        <w:rPr>
          <w:i/>
          <w:iCs/>
        </w:rPr>
        <w:t>K</w:t>
      </w:r>
      <w:r w:rsidR="009D20B1">
        <w:t>=6; Table 1) whereas one to three clusters were selected for</w:t>
      </w:r>
      <w:r w:rsidR="00C93385" w:rsidRPr="00C93385">
        <w:rPr>
          <w:i/>
          <w:iCs/>
        </w:rPr>
        <w:t xml:space="preserve"> </w:t>
      </w:r>
      <w:r w:rsidR="00C93385">
        <w:rPr>
          <w:i/>
          <w:iCs/>
        </w:rPr>
        <w:t>S. pipiens</w:t>
      </w:r>
      <w:r w:rsidR="009D20B1">
        <w:t>.</w:t>
      </w:r>
      <w:r>
        <w:t xml:space="preserve"> </w:t>
      </w:r>
      <w:r w:rsidR="009D20B1">
        <w:t>Importantly</w:t>
      </w:r>
      <w:commentRangeEnd w:id="70"/>
      <w:r w:rsidR="006D3B96">
        <w:rPr>
          <w:rStyle w:val="CommentReference"/>
        </w:rPr>
        <w:commentReference w:id="70"/>
      </w:r>
      <w:r w:rsidR="009D20B1">
        <w:t>, i</w:t>
      </w:r>
      <w:r w:rsidR="00186566">
        <w:t>nferred clusters were</w:t>
      </w:r>
      <w:r w:rsidR="009D20B1">
        <w:t xml:space="preserve"> </w:t>
      </w:r>
      <w:r w:rsidR="00186566">
        <w:t xml:space="preserve">not geographically meaningful </w:t>
      </w:r>
      <w:r w:rsidR="009D20B1">
        <w:t xml:space="preserve">at all, </w:t>
      </w:r>
      <w:r w:rsidR="00186566">
        <w:t xml:space="preserve">with extreme genetic mixing as almost all individuals assign to both clusters with the second one representing </w:t>
      </w:r>
      <w:r w:rsidR="009D20B1">
        <w:t xml:space="preserve">only </w:t>
      </w:r>
      <w:r w:rsidR="00186566">
        <w:t xml:space="preserve">a minor fraction of the genetic </w:t>
      </w:r>
      <w:commentRangeStart w:id="71"/>
      <w:r w:rsidR="00186566">
        <w:t xml:space="preserve">variation </w:t>
      </w:r>
      <w:r w:rsidR="00F053CB">
        <w:t xml:space="preserve">within all individuals </w:t>
      </w:r>
      <w:r w:rsidR="00186566">
        <w:t>(</w:t>
      </w:r>
      <w:r w:rsidR="00ED0515">
        <w:t xml:space="preserve">Table 1; </w:t>
      </w:r>
      <w:r w:rsidR="00186566">
        <w:t>Fig. 2).</w:t>
      </w:r>
      <w:r w:rsidR="00084FC3">
        <w:t xml:space="preserve"> There </w:t>
      </w:r>
      <w:r w:rsidR="008E1EE2">
        <w:t>wa</w:t>
      </w:r>
      <w:r w:rsidR="00084FC3">
        <w:t>s no substantial difference in cluster assignment between areas</w:t>
      </w:r>
      <w:commentRangeEnd w:id="71"/>
      <w:r w:rsidR="00583F84">
        <w:rPr>
          <w:rStyle w:val="CommentReference"/>
        </w:rPr>
        <w:commentReference w:id="71"/>
      </w:r>
      <w:r w:rsidR="00084FC3">
        <w:t>.</w:t>
      </w:r>
    </w:p>
    <w:p w14:paraId="638F9EFF" w14:textId="0BF04125" w:rsidR="002B01EC" w:rsidRDefault="008E1916" w:rsidP="002B01EC">
      <w:commentRangeStart w:id="72"/>
      <w:r>
        <w:rPr>
          <w:i/>
        </w:rPr>
        <w:t xml:space="preserve">De </w:t>
      </w:r>
      <w:r w:rsidRPr="008E1916">
        <w:t>novo</w:t>
      </w:r>
      <w:r>
        <w:t xml:space="preserve"> </w:t>
      </w:r>
      <w:r w:rsidR="00E576FE" w:rsidRPr="008E1916">
        <w:t>DAPC</w:t>
      </w:r>
      <w:r w:rsidR="00E576FE">
        <w:t xml:space="preserve"> analyses </w:t>
      </w:r>
      <w:r>
        <w:t xml:space="preserve">selected </w:t>
      </w:r>
      <w:r>
        <w:rPr>
          <w:i/>
        </w:rPr>
        <w:t>K</w:t>
      </w:r>
      <w:r>
        <w:t>=3 in 62% of runs</w:t>
      </w:r>
      <w:r w:rsidR="009E7585">
        <w:t xml:space="preserve"> for </w:t>
      </w:r>
      <w:r w:rsidR="009E7585">
        <w:rPr>
          <w:i/>
        </w:rPr>
        <w:t>S. pipiens</w:t>
      </w:r>
      <w:r w:rsidR="009E7585">
        <w:t xml:space="preserve">, and </w:t>
      </w:r>
      <w:r w:rsidR="009E7585">
        <w:rPr>
          <w:i/>
        </w:rPr>
        <w:t>K</w:t>
      </w:r>
      <w:r w:rsidR="009E7585">
        <w:t>=</w:t>
      </w:r>
      <w:r w:rsidR="00EE0E59">
        <w:t>6</w:t>
      </w:r>
      <w:r w:rsidR="009E7585">
        <w:t xml:space="preserve"> in </w:t>
      </w:r>
      <w:r w:rsidR="00EE0E59">
        <w:t>15</w:t>
      </w:r>
      <w:r w:rsidR="009E7585">
        <w:t xml:space="preserve">% of runs for </w:t>
      </w:r>
      <w:r w:rsidR="009E7585">
        <w:rPr>
          <w:i/>
        </w:rPr>
        <w:t>M. florea</w:t>
      </w:r>
      <w:r w:rsidR="00EE0E59">
        <w:t>, which no other number of clusters reaching 15% of runs</w:t>
      </w:r>
      <w:r w:rsidR="00E576FE">
        <w:t xml:space="preserve">. The best number of clusters for both species was not obvious </w:t>
      </w:r>
      <w:r w:rsidR="00D13265">
        <w:t xml:space="preserve">from the BIC value graph </w:t>
      </w:r>
      <w:r w:rsidR="002B01EC">
        <w:t xml:space="preserve">given a gradual decline without </w:t>
      </w:r>
      <w:r w:rsidR="00174ED3">
        <w:t xml:space="preserve">a very sharp </w:t>
      </w:r>
      <w:r w:rsidR="002B01EC">
        <w:t xml:space="preserve">turning point </w:t>
      </w:r>
      <w:r w:rsidR="00174ED3">
        <w:t>(Sup. Mat. 1</w:t>
      </w:r>
      <w:r w:rsidR="00D84E1C">
        <w:t>). 22</w:t>
      </w:r>
      <w:r w:rsidR="002B01EC">
        <w:t xml:space="preserve"> </w:t>
      </w:r>
      <w:r w:rsidR="00D84E1C">
        <w:t>and 21</w:t>
      </w:r>
      <w:r w:rsidR="005C10E1">
        <w:t xml:space="preserve"> </w:t>
      </w:r>
      <w:r w:rsidR="002B01EC">
        <w:t xml:space="preserve">PCA axes </w:t>
      </w:r>
      <w:r w:rsidR="008A7189">
        <w:t xml:space="preserve">were found to be the number of axes achieving both the highest success and the lowest </w:t>
      </w:r>
      <w:r w:rsidR="008A7189" w:rsidRPr="004E1993">
        <w:t>mean squared error</w:t>
      </w:r>
      <w:r w:rsidR="008A7189">
        <w:t xml:space="preserve"> for </w:t>
      </w:r>
      <w:r w:rsidR="008A7189">
        <w:rPr>
          <w:i/>
          <w:iCs/>
        </w:rPr>
        <w:t>S. pipiens</w:t>
      </w:r>
      <w:r w:rsidR="008A7189">
        <w:t xml:space="preserve"> and </w:t>
      </w:r>
      <w:r w:rsidR="008A7189">
        <w:rPr>
          <w:i/>
        </w:rPr>
        <w:t>M. florea</w:t>
      </w:r>
      <w:r w:rsidR="00442A50">
        <w:rPr>
          <w:i/>
        </w:rPr>
        <w:t>, respectively</w:t>
      </w:r>
      <w:r w:rsidR="002B01EC">
        <w:rPr>
          <w:iCs/>
        </w:rPr>
        <w:t>.</w:t>
      </w:r>
      <w:r w:rsidR="00E03377">
        <w:rPr>
          <w:iCs/>
        </w:rPr>
        <w:t xml:space="preserve"> In both species, DAPC-based classifiers performed much better than random chance</w:t>
      </w:r>
      <w:r w:rsidR="005C10E1">
        <w:rPr>
          <w:iCs/>
        </w:rPr>
        <w:t xml:space="preserve"> (Sup. Fig. </w:t>
      </w:r>
      <w:r w:rsidR="0038482E">
        <w:rPr>
          <w:iCs/>
        </w:rPr>
        <w:t>2</w:t>
      </w:r>
      <w:r w:rsidR="005C10E1">
        <w:rPr>
          <w:iCs/>
        </w:rPr>
        <w:t>) with successes of 99.9%</w:t>
      </w:r>
      <w:r w:rsidR="0021505B">
        <w:rPr>
          <w:iCs/>
        </w:rPr>
        <w:t xml:space="preserve"> and 92.8%</w:t>
      </w:r>
      <w:r w:rsidR="005C10E1">
        <w:rPr>
          <w:iCs/>
        </w:rPr>
        <w:t xml:space="preserve">, and </w:t>
      </w:r>
      <w:r w:rsidR="0021505B">
        <w:rPr>
          <w:iCs/>
        </w:rPr>
        <w:t xml:space="preserve">root </w:t>
      </w:r>
      <w:r w:rsidR="005C10E1">
        <w:rPr>
          <w:iCs/>
        </w:rPr>
        <w:t xml:space="preserve">mean squared errors of 0.0025 and </w:t>
      </w:r>
      <w:r w:rsidR="0021505B" w:rsidRPr="0021505B">
        <w:rPr>
          <w:iCs/>
        </w:rPr>
        <w:t>0.076</w:t>
      </w:r>
      <w:r w:rsidR="0038482E">
        <w:rPr>
          <w:iCs/>
        </w:rPr>
        <w:t xml:space="preserve"> for </w:t>
      </w:r>
      <w:r w:rsidR="0038482E">
        <w:rPr>
          <w:i/>
          <w:iCs/>
        </w:rPr>
        <w:t>S. pipiens</w:t>
      </w:r>
      <w:r w:rsidR="0038482E">
        <w:rPr>
          <w:iCs/>
        </w:rPr>
        <w:t xml:space="preserve"> and </w:t>
      </w:r>
      <w:r w:rsidR="0038482E">
        <w:rPr>
          <w:i/>
          <w:iCs/>
        </w:rPr>
        <w:t>M. florea</w:t>
      </w:r>
      <w:r w:rsidR="0038482E">
        <w:rPr>
          <w:iCs/>
        </w:rPr>
        <w:t>, respectively</w:t>
      </w:r>
      <w:r w:rsidR="00E03377">
        <w:rPr>
          <w:iCs/>
        </w:rPr>
        <w:t>.</w:t>
      </w:r>
    </w:p>
    <w:p w14:paraId="03840E39" w14:textId="612FF663" w:rsidR="008C163B" w:rsidRDefault="00D13265" w:rsidP="00675EBE">
      <w:r>
        <w:t xml:space="preserve">The single discrimination functions (responsible to distinguish clusters) for </w:t>
      </w:r>
      <w:r>
        <w:rPr>
          <w:i/>
        </w:rPr>
        <w:t>a priori</w:t>
      </w:r>
      <w:r>
        <w:t xml:space="preserve"> DAPC</w:t>
      </w:r>
      <w:r w:rsidR="00E576FE">
        <w:t xml:space="preserve"> </w:t>
      </w:r>
      <w:r>
        <w:t>showed a lot of overlap for both species (Fig. 3</w:t>
      </w:r>
      <w:r w:rsidR="00E576FE">
        <w:t xml:space="preserve">). </w:t>
      </w:r>
      <w:r w:rsidR="004E1993">
        <w:t>50</w:t>
      </w:r>
      <w:r w:rsidR="00E576FE">
        <w:t xml:space="preserve"> </w:t>
      </w:r>
      <w:r w:rsidR="008C444A">
        <w:t>and 83 PCA axes were</w:t>
      </w:r>
      <w:r w:rsidR="00E576FE">
        <w:t xml:space="preserve"> found to be the </w:t>
      </w:r>
      <w:r w:rsidR="004E1993">
        <w:t xml:space="preserve">number of axes achieving both the highest success and the lowest </w:t>
      </w:r>
      <w:r w:rsidR="004E1993" w:rsidRPr="004E1993">
        <w:t>mean squared error</w:t>
      </w:r>
      <w:r w:rsidR="004E1993">
        <w:t xml:space="preserve"> </w:t>
      </w:r>
      <w:r w:rsidR="00E576FE">
        <w:t xml:space="preserve">for </w:t>
      </w:r>
      <w:r w:rsidR="00E576FE">
        <w:rPr>
          <w:i/>
          <w:iCs/>
        </w:rPr>
        <w:t>S. pipiens</w:t>
      </w:r>
      <w:r w:rsidR="008C444A">
        <w:t xml:space="preserve"> and </w:t>
      </w:r>
      <w:r w:rsidR="008C444A">
        <w:rPr>
          <w:i/>
        </w:rPr>
        <w:t>M. florea</w:t>
      </w:r>
      <w:r w:rsidR="008C444A">
        <w:t>, respectively.</w:t>
      </w:r>
      <w:r w:rsidR="00167856" w:rsidRPr="00167856">
        <w:rPr>
          <w:iCs/>
          <w:color w:val="FF0000"/>
        </w:rPr>
        <w:t xml:space="preserve"> </w:t>
      </w:r>
      <w:r w:rsidR="008C163B">
        <w:rPr>
          <w:i/>
        </w:rPr>
        <w:t>A priori</w:t>
      </w:r>
      <w:r w:rsidR="008C163B">
        <w:t xml:space="preserve"> grouping individuals by their geographic origin (i.e., Cologne and Luxembourg) performed very poorly</w:t>
      </w:r>
      <w:r w:rsidR="00AC300B">
        <w:t xml:space="preserve"> across species</w:t>
      </w:r>
      <w:r w:rsidR="00E353A8">
        <w:t xml:space="preserve"> (Fig. 3)</w:t>
      </w:r>
      <w:r w:rsidR="00AC300B">
        <w:t>. Indeed, cross-validation results showed that a classifier based on DAPC, even after a-score optimization, did not reach a high precision (</w:t>
      </w:r>
      <w:r w:rsidR="00AC300B" w:rsidRPr="000C0D9C">
        <w:t>56</w:t>
      </w:r>
      <w:r w:rsidR="00AC300B">
        <w:t>.</w:t>
      </w:r>
      <w:r w:rsidR="00AC300B" w:rsidRPr="000C0D9C">
        <w:t>97</w:t>
      </w:r>
      <w:r w:rsidR="00AC300B">
        <w:t xml:space="preserve">% for </w:t>
      </w:r>
      <w:r w:rsidR="00AC300B">
        <w:rPr>
          <w:i/>
        </w:rPr>
        <w:t>S. pipiens</w:t>
      </w:r>
      <w:r w:rsidR="00AC300B">
        <w:t xml:space="preserve"> and </w:t>
      </w:r>
      <w:r w:rsidR="00442A50">
        <w:t>55.91%</w:t>
      </w:r>
      <w:r w:rsidR="00AC300B">
        <w:t xml:space="preserve"> for </w:t>
      </w:r>
      <w:r w:rsidR="00AC300B">
        <w:rPr>
          <w:i/>
        </w:rPr>
        <w:t>M. florea</w:t>
      </w:r>
      <w:r w:rsidR="00AC300B">
        <w:t xml:space="preserve">), partially </w:t>
      </w:r>
      <w:r w:rsidR="00AC300B">
        <w:lastRenderedPageBreak/>
        <w:t>overlapping with the success of a random chance classifier</w:t>
      </w:r>
      <w:r w:rsidR="0071552B">
        <w:t xml:space="preserve"> (Sup. Fig. 2</w:t>
      </w:r>
      <w:r w:rsidR="00E56A2D">
        <w:t>)</w:t>
      </w:r>
      <w:r w:rsidR="00AC300B">
        <w:t xml:space="preserve">. </w:t>
      </w:r>
      <w:commentRangeEnd w:id="72"/>
      <w:r w:rsidR="00583F84">
        <w:rPr>
          <w:rStyle w:val="CommentReference"/>
        </w:rPr>
        <w:commentReference w:id="72"/>
      </w:r>
      <w:r w:rsidR="00101757">
        <w:br/>
      </w:r>
      <w:r w:rsidR="00101757">
        <w:br/>
        <w:t xml:space="preserve">Regarding </w:t>
      </w:r>
      <w:r w:rsidR="00101757">
        <w:rPr>
          <w:i/>
          <w:iCs/>
        </w:rPr>
        <w:t>S</w:t>
      </w:r>
      <w:r w:rsidR="00101757" w:rsidRPr="00A90F45">
        <w:rPr>
          <w:i/>
          <w:iCs/>
        </w:rPr>
        <w:t>. pipiens</w:t>
      </w:r>
      <w:r w:rsidR="00101757">
        <w:t>, w</w:t>
      </w:r>
      <w:r w:rsidR="00101757" w:rsidRPr="004366C6">
        <w:t>hile</w:t>
      </w:r>
      <w:r w:rsidR="00101757">
        <w:t xml:space="preserve"> there is significant IBD between study areas when using the whole dataset, it is very low and has negl</w:t>
      </w:r>
      <w:r w:rsidR="00866DF0">
        <w:t>igible</w:t>
      </w:r>
      <w:r w:rsidR="00101757">
        <w:t xml:space="preserve"> explanatory power (estimate = -0.0005; p-value &lt;</w:t>
      </w:r>
      <w:r w:rsidR="00101757" w:rsidRPr="004366C6">
        <w:t xml:space="preserve"> 2e-16</w:t>
      </w:r>
      <w:r w:rsidR="00101757">
        <w:t>; adjusted R</w:t>
      </w:r>
      <w:r w:rsidR="00101757">
        <w:rPr>
          <w:vertAlign w:val="superscript"/>
        </w:rPr>
        <w:t xml:space="preserve">2 </w:t>
      </w:r>
      <w:r w:rsidR="00101757">
        <w:t>=</w:t>
      </w:r>
      <w:r w:rsidR="00101757" w:rsidRPr="004366C6">
        <w:t xml:space="preserve"> </w:t>
      </w:r>
      <w:r w:rsidR="00101757">
        <w:t>7</w:t>
      </w:r>
      <w:r w:rsidR="00101757" w:rsidRPr="004366C6">
        <w:t>e-05</w:t>
      </w:r>
      <w:r w:rsidR="00101757">
        <w:t xml:space="preserve">). There </w:t>
      </w:r>
      <w:r w:rsidR="003C4446">
        <w:t>was</w:t>
      </w:r>
      <w:r w:rsidR="00101757">
        <w:t xml:space="preserve"> no IBD within study areas (Cologne: estimate = </w:t>
      </w:r>
      <w:r w:rsidR="00101757" w:rsidRPr="004366C6">
        <w:t>-0.0000</w:t>
      </w:r>
      <w:r w:rsidR="00101757">
        <w:t>4; p-value = 0.87; adjusted R</w:t>
      </w:r>
      <w:r w:rsidR="00101757">
        <w:rPr>
          <w:vertAlign w:val="superscript"/>
        </w:rPr>
        <w:t xml:space="preserve">2 </w:t>
      </w:r>
      <w:r w:rsidR="00101757">
        <w:t>=</w:t>
      </w:r>
      <w:r w:rsidR="00101757" w:rsidRPr="004366C6">
        <w:t xml:space="preserve"> </w:t>
      </w:r>
      <w:r w:rsidR="00101757">
        <w:t>-3</w:t>
      </w:r>
      <w:r w:rsidR="00101757" w:rsidRPr="004366C6">
        <w:t>e-0</w:t>
      </w:r>
      <w:r w:rsidR="00101757">
        <w:t xml:space="preserve">6; Luxembourg: estimate = </w:t>
      </w:r>
      <w:r w:rsidR="00101757" w:rsidRPr="004366C6">
        <w:t>0.0001</w:t>
      </w:r>
      <w:r w:rsidR="00101757">
        <w:t>; p-value = 0.53; adjusted R</w:t>
      </w:r>
      <w:r w:rsidR="00101757">
        <w:rPr>
          <w:vertAlign w:val="superscript"/>
        </w:rPr>
        <w:t xml:space="preserve">2 </w:t>
      </w:r>
      <w:r w:rsidR="00101757">
        <w:t>=</w:t>
      </w:r>
      <w:r w:rsidR="00101757" w:rsidRPr="004366C6">
        <w:t xml:space="preserve"> </w:t>
      </w:r>
      <w:r w:rsidR="00101757">
        <w:t>-8</w:t>
      </w:r>
      <w:r w:rsidR="00101757" w:rsidRPr="004366C6">
        <w:t>e-0</w:t>
      </w:r>
      <w:r w:rsidR="00101757">
        <w:t xml:space="preserve">7). </w:t>
      </w:r>
      <w:r w:rsidR="00A90F45">
        <w:t>Similarly</w:t>
      </w:r>
      <w:r w:rsidR="00E95D31">
        <w:t xml:space="preserve">, </w:t>
      </w:r>
      <w:r w:rsidR="00A90F45">
        <w:t>very low</w:t>
      </w:r>
      <w:r w:rsidR="00E95D31">
        <w:t xml:space="preserve"> IBD </w:t>
      </w:r>
      <w:r w:rsidR="00A90F45">
        <w:t xml:space="preserve">existed </w:t>
      </w:r>
      <w:r w:rsidR="00E95D31">
        <w:t xml:space="preserve">between study areas </w:t>
      </w:r>
      <w:r w:rsidR="00A90F45">
        <w:t xml:space="preserve">for </w:t>
      </w:r>
      <w:r w:rsidR="00A90F45">
        <w:rPr>
          <w:i/>
          <w:iCs/>
        </w:rPr>
        <w:t>M. florea</w:t>
      </w:r>
      <w:r w:rsidR="00A90F45">
        <w:t xml:space="preserve"> </w:t>
      </w:r>
      <w:r w:rsidR="00E95D31">
        <w:t>(estimate = -0.00</w:t>
      </w:r>
      <w:r w:rsidR="003C4446">
        <w:t>02</w:t>
      </w:r>
      <w:r w:rsidR="00E95D31">
        <w:t>; p-value &lt;</w:t>
      </w:r>
      <w:r w:rsidR="00E95D31" w:rsidRPr="004366C6">
        <w:t xml:space="preserve"> 2e-16</w:t>
      </w:r>
      <w:r w:rsidR="00E95D31">
        <w:t>; adjusted R</w:t>
      </w:r>
      <w:r w:rsidR="00E95D31">
        <w:rPr>
          <w:vertAlign w:val="superscript"/>
        </w:rPr>
        <w:t xml:space="preserve">2 </w:t>
      </w:r>
      <w:r w:rsidR="00E95D31">
        <w:t>=</w:t>
      </w:r>
      <w:r w:rsidR="00E95D31" w:rsidRPr="004366C6">
        <w:t xml:space="preserve"> </w:t>
      </w:r>
      <w:r w:rsidR="003C4446">
        <w:t>2</w:t>
      </w:r>
      <w:r w:rsidR="00E95D31" w:rsidRPr="004366C6">
        <w:t>e-05</w:t>
      </w:r>
      <w:r w:rsidR="00E95D31">
        <w:t xml:space="preserve">). </w:t>
      </w:r>
      <w:r w:rsidR="001A2661">
        <w:t xml:space="preserve">For this species there </w:t>
      </w:r>
      <w:r w:rsidR="003C4446">
        <w:t>was</w:t>
      </w:r>
      <w:r w:rsidR="001A2661">
        <w:t xml:space="preserve"> also</w:t>
      </w:r>
      <w:r w:rsidR="00E95D31">
        <w:t xml:space="preserve"> no IBD within Cologne</w:t>
      </w:r>
      <w:r w:rsidR="003C4446">
        <w:t xml:space="preserve"> (</w:t>
      </w:r>
      <w:r w:rsidR="00E95D31">
        <w:t xml:space="preserve">estimate = </w:t>
      </w:r>
      <w:r w:rsidR="00E95D31" w:rsidRPr="004366C6">
        <w:t>-0.000</w:t>
      </w:r>
      <w:r w:rsidR="003C4446">
        <w:t>1</w:t>
      </w:r>
      <w:r w:rsidR="00E95D31">
        <w:t>; p-value = 0.</w:t>
      </w:r>
      <w:r w:rsidR="003C4446">
        <w:t>68</w:t>
      </w:r>
      <w:r w:rsidR="00E95D31">
        <w:t>; adjusted R</w:t>
      </w:r>
      <w:r w:rsidR="00E95D31">
        <w:rPr>
          <w:vertAlign w:val="superscript"/>
        </w:rPr>
        <w:t xml:space="preserve">2 </w:t>
      </w:r>
      <w:r w:rsidR="00E95D31">
        <w:t>=</w:t>
      </w:r>
      <w:r w:rsidR="00E95D31" w:rsidRPr="004366C6">
        <w:t xml:space="preserve"> </w:t>
      </w:r>
      <w:r w:rsidR="00E95D31">
        <w:t>-</w:t>
      </w:r>
      <w:r w:rsidR="003C4446">
        <w:t>5</w:t>
      </w:r>
      <w:r w:rsidR="00E95D31" w:rsidRPr="004366C6">
        <w:t>e-0</w:t>
      </w:r>
      <w:r w:rsidR="00E95D31">
        <w:t>6</w:t>
      </w:r>
      <w:r w:rsidR="003C4446">
        <w:t xml:space="preserve">) or </w:t>
      </w:r>
      <w:r w:rsidR="00E95D31">
        <w:t>Luxembourg</w:t>
      </w:r>
      <w:r w:rsidR="003C4446">
        <w:t xml:space="preserve"> (</w:t>
      </w:r>
      <w:r w:rsidR="00E95D31">
        <w:t xml:space="preserve">estimate = </w:t>
      </w:r>
      <w:r w:rsidR="00E95D31" w:rsidRPr="004366C6">
        <w:t>0.0001</w:t>
      </w:r>
      <w:r w:rsidR="00E95D31">
        <w:t>; p-value = 0.</w:t>
      </w:r>
      <w:r w:rsidR="003C4446">
        <w:t>70</w:t>
      </w:r>
      <w:r w:rsidR="00E95D31">
        <w:t>; adjusted R</w:t>
      </w:r>
      <w:r w:rsidR="00E95D31">
        <w:rPr>
          <w:vertAlign w:val="superscript"/>
        </w:rPr>
        <w:t xml:space="preserve">2 </w:t>
      </w:r>
      <w:r w:rsidR="00E95D31">
        <w:t>=</w:t>
      </w:r>
      <w:r w:rsidR="00E95D31" w:rsidRPr="004366C6">
        <w:t xml:space="preserve"> </w:t>
      </w:r>
      <w:r w:rsidR="00E95D31">
        <w:t>-</w:t>
      </w:r>
      <w:r w:rsidR="003C4446">
        <w:t>1</w:t>
      </w:r>
      <w:r w:rsidR="00E95D31" w:rsidRPr="004366C6">
        <w:t>e-0</w:t>
      </w:r>
      <w:r w:rsidR="003C4446">
        <w:t>5</w:t>
      </w:r>
      <w:r w:rsidR="00E95D31">
        <w:t xml:space="preserve">). </w:t>
      </w:r>
      <w:r w:rsidR="000E4B2B">
        <w:t>Mantel correlograms did not show a significant correlation in any distance classes within study areas (all p-values &gt; 0.09).</w:t>
      </w:r>
      <w:r w:rsidR="008C163B">
        <w:br w:type="page"/>
      </w:r>
    </w:p>
    <w:p w14:paraId="3ACDD3D3" w14:textId="64F546B2" w:rsidR="00F053CB" w:rsidRDefault="00E576FE" w:rsidP="002040A9">
      <w:pPr>
        <w:rPr>
          <w:rFonts w:eastAsia="Times New Roman" w:cs="Times New Roman"/>
          <w:color w:val="000000"/>
          <w:sz w:val="22"/>
          <w:lang w:val="en-GB" w:eastAsia="en-GB"/>
        </w:rPr>
      </w:pPr>
      <w:r w:rsidRPr="006104F9">
        <w:rPr>
          <w:b/>
          <w:bCs/>
        </w:rPr>
        <w:lastRenderedPageBreak/>
        <w:t>Table 1</w:t>
      </w:r>
      <w:r>
        <w:t xml:space="preserve">. </w:t>
      </w:r>
      <w:commentRangeStart w:id="73"/>
      <w:r>
        <w:t>C</w:t>
      </w:r>
      <w:r w:rsidRPr="006104F9">
        <w:t>lustering s</w:t>
      </w:r>
      <w:commentRangeEnd w:id="73"/>
      <w:r w:rsidR="008549B8">
        <w:rPr>
          <w:rStyle w:val="CommentReference"/>
        </w:rPr>
        <w:commentReference w:id="73"/>
      </w:r>
      <w:r w:rsidRPr="006104F9">
        <w:t>olutions</w:t>
      </w:r>
      <w:r>
        <w:t xml:space="preserve"> and derivatives</w:t>
      </w:r>
      <w:r w:rsidRPr="006104F9">
        <w:t xml:space="preserve"> for values of </w:t>
      </w:r>
      <w:r w:rsidRPr="006104F9">
        <w:rPr>
          <w:i/>
          <w:iCs/>
        </w:rPr>
        <w:t>K</w:t>
      </w:r>
      <w:r w:rsidRPr="006104F9">
        <w:t xml:space="preserve"> from </w:t>
      </w:r>
      <w:r>
        <w:t>1</w:t>
      </w:r>
      <w:r w:rsidRPr="006104F9">
        <w:t xml:space="preserve"> to</w:t>
      </w:r>
      <w:r>
        <w:t xml:space="preserve"> 7, over ten runs for each </w:t>
      </w:r>
      <w:r>
        <w:rPr>
          <w:i/>
          <w:iCs/>
        </w:rPr>
        <w:t xml:space="preserve">K </w:t>
      </w:r>
      <w:r>
        <w:t xml:space="preserve">value. SD refers to standard deviation. Rates of changes are given as means. </w:t>
      </w:r>
      <w:r w:rsidRPr="00AF1C54">
        <w:rPr>
          <w:rFonts w:eastAsia="Times New Roman" w:cs="Times New Roman"/>
          <w:color w:val="000000"/>
          <w:sz w:val="22"/>
          <w:lang w:val="en-GB" w:eastAsia="en-GB"/>
        </w:rPr>
        <w:t>Δ</w:t>
      </w:r>
      <w:r w:rsidRPr="00ED0515">
        <w:rPr>
          <w:rFonts w:eastAsia="Times New Roman" w:cs="Times New Roman"/>
          <w:i/>
          <w:iCs/>
          <w:color w:val="000000"/>
          <w:sz w:val="22"/>
          <w:lang w:val="en-GB" w:eastAsia="en-GB"/>
        </w:rPr>
        <w:t>K</w:t>
      </w:r>
      <w:r>
        <w:rPr>
          <w:rFonts w:eastAsia="Times New Roman" w:cs="Times New Roman"/>
          <w:color w:val="000000"/>
          <w:sz w:val="22"/>
          <w:lang w:val="en-GB" w:eastAsia="en-GB"/>
        </w:rPr>
        <w:t xml:space="preserve"> is calculated as the ratio of the absolute value of the second order rate of change over the standard deviation of the logarithm of the likelihood of K given the data.</w:t>
      </w:r>
    </w:p>
    <w:tbl>
      <w:tblPr>
        <w:tblpPr w:leftFromText="180" w:rightFromText="180" w:vertAnchor="text" w:horzAnchor="margin" w:tblpY="218"/>
        <w:tblW w:w="9356" w:type="dxa"/>
        <w:tblLook w:val="04A0" w:firstRow="1" w:lastRow="0" w:firstColumn="1" w:lastColumn="0" w:noHBand="0" w:noVBand="1"/>
      </w:tblPr>
      <w:tblGrid>
        <w:gridCol w:w="851"/>
        <w:gridCol w:w="1569"/>
        <w:gridCol w:w="1266"/>
        <w:gridCol w:w="1559"/>
        <w:gridCol w:w="1134"/>
        <w:gridCol w:w="1985"/>
        <w:gridCol w:w="992"/>
      </w:tblGrid>
      <w:tr w:rsidR="00BC0404" w:rsidRPr="00ED0515" w14:paraId="4B2F26D5" w14:textId="77777777" w:rsidTr="00BC0404">
        <w:trPr>
          <w:trHeight w:val="300"/>
        </w:trPr>
        <w:tc>
          <w:tcPr>
            <w:tcW w:w="2420" w:type="dxa"/>
            <w:gridSpan w:val="2"/>
            <w:tcBorders>
              <w:top w:val="nil"/>
              <w:left w:val="nil"/>
              <w:right w:val="nil"/>
            </w:tcBorders>
            <w:shd w:val="clear" w:color="auto" w:fill="auto"/>
            <w:noWrap/>
            <w:vAlign w:val="bottom"/>
            <w:hideMark/>
          </w:tcPr>
          <w:p w14:paraId="72F211CF" w14:textId="77777777" w:rsidR="00BC0404"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M</w:t>
            </w:r>
            <w:r>
              <w:rPr>
                <w:rFonts w:eastAsia="Times New Roman" w:cs="Times New Roman"/>
                <w:b/>
                <w:bCs/>
                <w:i/>
                <w:iCs/>
                <w:color w:val="000000"/>
                <w:sz w:val="22"/>
                <w:lang w:val="en-GB" w:eastAsia="en-GB"/>
              </w:rPr>
              <w:t>yathropa</w:t>
            </w:r>
            <w:r w:rsidRPr="00ED0515">
              <w:rPr>
                <w:rFonts w:eastAsia="Times New Roman" w:cs="Times New Roman"/>
                <w:b/>
                <w:bCs/>
                <w:i/>
                <w:iCs/>
                <w:color w:val="000000"/>
                <w:sz w:val="22"/>
                <w:lang w:val="en-GB" w:eastAsia="en-GB"/>
              </w:rPr>
              <w:t xml:space="preserve"> florea</w:t>
            </w:r>
          </w:p>
          <w:p w14:paraId="4BA233D3"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266" w:type="dxa"/>
            <w:tcBorders>
              <w:top w:val="nil"/>
              <w:left w:val="nil"/>
              <w:right w:val="nil"/>
            </w:tcBorders>
            <w:shd w:val="clear" w:color="auto" w:fill="auto"/>
            <w:noWrap/>
            <w:vAlign w:val="bottom"/>
            <w:hideMark/>
          </w:tcPr>
          <w:p w14:paraId="28AB142C"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559" w:type="dxa"/>
            <w:tcBorders>
              <w:top w:val="nil"/>
              <w:left w:val="nil"/>
              <w:right w:val="nil"/>
            </w:tcBorders>
            <w:shd w:val="clear" w:color="auto" w:fill="auto"/>
            <w:noWrap/>
            <w:vAlign w:val="bottom"/>
            <w:hideMark/>
          </w:tcPr>
          <w:p w14:paraId="4631B2C0" w14:textId="77777777" w:rsidR="00BC0404" w:rsidRPr="00ED0515" w:rsidRDefault="00BC0404" w:rsidP="00BC0404">
            <w:pPr>
              <w:spacing w:after="0" w:line="240" w:lineRule="auto"/>
              <w:rPr>
                <w:rFonts w:eastAsia="Times New Roman" w:cs="Times New Roman"/>
                <w:sz w:val="20"/>
                <w:szCs w:val="20"/>
                <w:lang w:val="en-GB" w:eastAsia="en-GB"/>
              </w:rPr>
            </w:pPr>
          </w:p>
        </w:tc>
        <w:tc>
          <w:tcPr>
            <w:tcW w:w="1134" w:type="dxa"/>
            <w:tcBorders>
              <w:top w:val="nil"/>
              <w:left w:val="nil"/>
              <w:right w:val="nil"/>
            </w:tcBorders>
            <w:shd w:val="clear" w:color="auto" w:fill="auto"/>
            <w:noWrap/>
            <w:vAlign w:val="bottom"/>
            <w:hideMark/>
          </w:tcPr>
          <w:p w14:paraId="7BA356A0" w14:textId="77777777" w:rsidR="00BC0404" w:rsidRPr="00ED0515" w:rsidRDefault="00BC0404" w:rsidP="00BC0404">
            <w:pPr>
              <w:spacing w:after="0" w:line="240" w:lineRule="auto"/>
              <w:rPr>
                <w:rFonts w:eastAsia="Times New Roman" w:cs="Times New Roman"/>
                <w:sz w:val="20"/>
                <w:szCs w:val="20"/>
                <w:lang w:val="en-GB" w:eastAsia="en-GB"/>
              </w:rPr>
            </w:pPr>
          </w:p>
        </w:tc>
        <w:tc>
          <w:tcPr>
            <w:tcW w:w="1985" w:type="dxa"/>
            <w:tcBorders>
              <w:top w:val="nil"/>
              <w:left w:val="nil"/>
              <w:right w:val="nil"/>
            </w:tcBorders>
            <w:shd w:val="clear" w:color="auto" w:fill="auto"/>
            <w:noWrap/>
            <w:vAlign w:val="bottom"/>
            <w:hideMark/>
          </w:tcPr>
          <w:p w14:paraId="443F2106" w14:textId="77777777" w:rsidR="00BC0404" w:rsidRPr="00ED0515" w:rsidRDefault="00BC0404" w:rsidP="00BC0404">
            <w:pPr>
              <w:spacing w:after="0" w:line="240" w:lineRule="auto"/>
              <w:rPr>
                <w:rFonts w:eastAsia="Times New Roman" w:cs="Times New Roman"/>
                <w:sz w:val="20"/>
                <w:szCs w:val="20"/>
                <w:lang w:val="en-GB" w:eastAsia="en-GB"/>
              </w:rPr>
            </w:pPr>
          </w:p>
        </w:tc>
        <w:tc>
          <w:tcPr>
            <w:tcW w:w="992" w:type="dxa"/>
            <w:tcBorders>
              <w:top w:val="nil"/>
              <w:left w:val="nil"/>
              <w:right w:val="nil"/>
            </w:tcBorders>
            <w:shd w:val="clear" w:color="auto" w:fill="auto"/>
            <w:noWrap/>
            <w:vAlign w:val="bottom"/>
            <w:hideMark/>
          </w:tcPr>
          <w:p w14:paraId="44E2C868" w14:textId="77777777" w:rsidR="00BC0404" w:rsidRPr="00ED0515" w:rsidRDefault="00BC0404" w:rsidP="00BC0404">
            <w:pPr>
              <w:spacing w:after="0" w:line="240" w:lineRule="auto"/>
              <w:rPr>
                <w:rFonts w:eastAsia="Times New Roman" w:cs="Times New Roman"/>
                <w:sz w:val="20"/>
                <w:szCs w:val="20"/>
                <w:lang w:val="en-GB" w:eastAsia="en-GB"/>
              </w:rPr>
            </w:pPr>
          </w:p>
        </w:tc>
      </w:tr>
      <w:tr w:rsidR="00BC0404" w:rsidRPr="00ED0515" w14:paraId="3B880061" w14:textId="77777777" w:rsidTr="00BC0404">
        <w:trPr>
          <w:trHeight w:val="300"/>
        </w:trPr>
        <w:tc>
          <w:tcPr>
            <w:tcW w:w="851" w:type="dxa"/>
            <w:tcBorders>
              <w:bottom w:val="single" w:sz="4" w:space="0" w:color="auto"/>
            </w:tcBorders>
            <w:shd w:val="clear" w:color="auto" w:fill="auto"/>
            <w:noWrap/>
            <w:hideMark/>
          </w:tcPr>
          <w:p w14:paraId="6AF1862E" w14:textId="77777777" w:rsidR="00BC0404" w:rsidRPr="00ED0515"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K</w:t>
            </w:r>
          </w:p>
        </w:tc>
        <w:tc>
          <w:tcPr>
            <w:tcW w:w="1569" w:type="dxa"/>
            <w:tcBorders>
              <w:bottom w:val="single" w:sz="4" w:space="0" w:color="auto"/>
            </w:tcBorders>
            <w:shd w:val="clear" w:color="auto" w:fill="auto"/>
            <w:noWrap/>
            <w:hideMark/>
          </w:tcPr>
          <w:p w14:paraId="4EB57385"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Mean L</w:t>
            </w:r>
            <w:r>
              <w:rPr>
                <w:rFonts w:eastAsia="Times New Roman" w:cs="Times New Roman"/>
                <w:b/>
                <w:bCs/>
                <w:color w:val="000000"/>
                <w:sz w:val="22"/>
                <w:lang w:val="en-GB" w:eastAsia="en-GB"/>
              </w:rPr>
              <w:t xml:space="preserve">og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266" w:type="dxa"/>
            <w:tcBorders>
              <w:bottom w:val="single" w:sz="4" w:space="0" w:color="auto"/>
            </w:tcBorders>
            <w:shd w:val="clear" w:color="auto" w:fill="auto"/>
            <w:noWrap/>
            <w:hideMark/>
          </w:tcPr>
          <w:p w14:paraId="221D82DF" w14:textId="77777777" w:rsidR="00BC0404" w:rsidRPr="00F44CF5" w:rsidRDefault="00BC0404" w:rsidP="00BC0404">
            <w:pPr>
              <w:spacing w:after="0" w:line="240" w:lineRule="auto"/>
              <w:jc w:val="center"/>
              <w:rPr>
                <w:rFonts w:eastAsia="Times New Roman" w:cs="Times New Roman"/>
                <w:b/>
                <w:bCs/>
                <w:color w:val="000000"/>
                <w:sz w:val="22"/>
                <w:lang w:val="fr-FR" w:eastAsia="en-GB"/>
              </w:rPr>
            </w:pPr>
            <w:r w:rsidRPr="00F44CF5">
              <w:rPr>
                <w:rFonts w:eastAsia="Times New Roman" w:cs="Times New Roman"/>
                <w:b/>
                <w:bCs/>
                <w:color w:val="000000"/>
                <w:sz w:val="22"/>
                <w:lang w:val="fr-FR" w:eastAsia="en-GB"/>
              </w:rPr>
              <w:t xml:space="preserve">SD Log </w:t>
            </w:r>
            <w:r w:rsidRPr="00F44CF5">
              <w:rPr>
                <w:rFonts w:eastAsia="Times New Roman" w:cs="Times New Roman"/>
                <w:b/>
                <w:bCs/>
                <w:i/>
                <w:iCs/>
                <w:color w:val="000000"/>
                <w:sz w:val="22"/>
                <w:lang w:val="fr-FR" w:eastAsia="en-GB"/>
              </w:rPr>
              <w:t>Pr</w:t>
            </w:r>
            <w:r w:rsidRPr="00F44CF5">
              <w:rPr>
                <w:rFonts w:eastAsia="Times New Roman" w:cs="Times New Roman"/>
                <w:b/>
                <w:bCs/>
                <w:color w:val="000000"/>
                <w:sz w:val="22"/>
                <w:lang w:val="fr-FR" w:eastAsia="en-GB"/>
              </w:rPr>
              <w:t>(</w:t>
            </w:r>
            <w:proofErr w:type="spellStart"/>
            <w:r w:rsidRPr="00F44CF5">
              <w:rPr>
                <w:rFonts w:eastAsia="Times New Roman" w:cs="Times New Roman"/>
                <w:b/>
                <w:bCs/>
                <w:color w:val="000000"/>
                <w:sz w:val="22"/>
                <w:lang w:val="fr-FR" w:eastAsia="en-GB"/>
              </w:rPr>
              <w:t>data|</w:t>
            </w:r>
            <w:r w:rsidRPr="00F44CF5">
              <w:rPr>
                <w:rFonts w:eastAsia="Times New Roman" w:cs="Times New Roman"/>
                <w:b/>
                <w:bCs/>
                <w:i/>
                <w:iCs/>
                <w:color w:val="000000"/>
                <w:sz w:val="22"/>
                <w:lang w:val="fr-FR" w:eastAsia="en-GB"/>
              </w:rPr>
              <w:t>K</w:t>
            </w:r>
            <w:proofErr w:type="spellEnd"/>
            <w:r w:rsidRPr="00F44CF5">
              <w:rPr>
                <w:rFonts w:eastAsia="Times New Roman" w:cs="Times New Roman"/>
                <w:b/>
                <w:bCs/>
                <w:color w:val="000000"/>
                <w:sz w:val="22"/>
                <w:lang w:val="fr-FR" w:eastAsia="en-GB"/>
              </w:rPr>
              <w:t>)</w:t>
            </w:r>
          </w:p>
        </w:tc>
        <w:tc>
          <w:tcPr>
            <w:tcW w:w="1559" w:type="dxa"/>
            <w:tcBorders>
              <w:bottom w:val="single" w:sz="4" w:space="0" w:color="auto"/>
            </w:tcBorders>
            <w:shd w:val="clear" w:color="auto" w:fill="auto"/>
            <w:noWrap/>
            <w:hideMark/>
          </w:tcPr>
          <w:p w14:paraId="61325869"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Median-based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134" w:type="dxa"/>
            <w:tcBorders>
              <w:bottom w:val="single" w:sz="4" w:space="0" w:color="auto"/>
            </w:tcBorders>
            <w:shd w:val="clear" w:color="auto" w:fill="auto"/>
            <w:noWrap/>
            <w:hideMark/>
          </w:tcPr>
          <w:p w14:paraId="6376A536"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Rate of change</w:t>
            </w:r>
          </w:p>
        </w:tc>
        <w:tc>
          <w:tcPr>
            <w:tcW w:w="1985" w:type="dxa"/>
            <w:tcBorders>
              <w:bottom w:val="single" w:sz="4" w:space="0" w:color="auto"/>
            </w:tcBorders>
            <w:shd w:val="clear" w:color="auto" w:fill="auto"/>
            <w:noWrap/>
            <w:hideMark/>
          </w:tcPr>
          <w:p w14:paraId="59ACE620"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Absolute 2</w:t>
            </w:r>
            <w:r>
              <w:rPr>
                <w:rFonts w:eastAsia="Times New Roman" w:cs="Times New Roman"/>
                <w:b/>
                <w:bCs/>
                <w:color w:val="000000"/>
                <w:sz w:val="22"/>
                <w:vertAlign w:val="superscript"/>
                <w:lang w:val="en-GB" w:eastAsia="en-GB"/>
              </w:rPr>
              <w:t xml:space="preserve">nd </w:t>
            </w:r>
            <w:r>
              <w:rPr>
                <w:rFonts w:eastAsia="Times New Roman" w:cs="Times New Roman"/>
                <w:b/>
                <w:bCs/>
                <w:color w:val="000000"/>
                <w:sz w:val="22"/>
                <w:lang w:val="en-GB" w:eastAsia="en-GB"/>
              </w:rPr>
              <w:t>order rate of change</w:t>
            </w:r>
          </w:p>
        </w:tc>
        <w:tc>
          <w:tcPr>
            <w:tcW w:w="992" w:type="dxa"/>
            <w:tcBorders>
              <w:bottom w:val="single" w:sz="4" w:space="0" w:color="auto"/>
            </w:tcBorders>
            <w:shd w:val="clear" w:color="auto" w:fill="auto"/>
            <w:noWrap/>
            <w:hideMark/>
          </w:tcPr>
          <w:p w14:paraId="59054DD6"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30521">
              <w:rPr>
                <w:rFonts w:eastAsia="Times New Roman" w:cs="Times New Roman"/>
                <w:b/>
                <w:bCs/>
                <w:color w:val="000000"/>
                <w:sz w:val="22"/>
                <w:lang w:val="en-GB" w:eastAsia="en-GB"/>
              </w:rPr>
              <w:t>Δ</w:t>
            </w:r>
            <w:r w:rsidRPr="00ED0515">
              <w:rPr>
                <w:rFonts w:eastAsia="Times New Roman" w:cs="Times New Roman"/>
                <w:b/>
                <w:bCs/>
                <w:i/>
                <w:iCs/>
                <w:color w:val="000000"/>
                <w:sz w:val="22"/>
                <w:lang w:val="en-GB" w:eastAsia="en-GB"/>
              </w:rPr>
              <w:t>K</w:t>
            </w:r>
          </w:p>
        </w:tc>
      </w:tr>
      <w:tr w:rsidR="00BC0404" w:rsidRPr="00ED0515" w14:paraId="58CD4520" w14:textId="77777777" w:rsidTr="00BC0404">
        <w:trPr>
          <w:trHeight w:val="300"/>
        </w:trPr>
        <w:tc>
          <w:tcPr>
            <w:tcW w:w="851" w:type="dxa"/>
            <w:tcBorders>
              <w:top w:val="single" w:sz="4" w:space="0" w:color="auto"/>
            </w:tcBorders>
            <w:shd w:val="clear" w:color="auto" w:fill="auto"/>
            <w:noWrap/>
            <w:vAlign w:val="bottom"/>
            <w:hideMark/>
          </w:tcPr>
          <w:p w14:paraId="6B8369D2"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1</w:t>
            </w:r>
          </w:p>
        </w:tc>
        <w:tc>
          <w:tcPr>
            <w:tcW w:w="1569" w:type="dxa"/>
            <w:tcBorders>
              <w:top w:val="single" w:sz="4" w:space="0" w:color="auto"/>
            </w:tcBorders>
            <w:shd w:val="clear" w:color="auto" w:fill="auto"/>
            <w:noWrap/>
            <w:vAlign w:val="bottom"/>
            <w:hideMark/>
          </w:tcPr>
          <w:p w14:paraId="2B7F7C4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-45682.48</w:t>
            </w:r>
          </w:p>
        </w:tc>
        <w:tc>
          <w:tcPr>
            <w:tcW w:w="1266" w:type="dxa"/>
            <w:tcBorders>
              <w:top w:val="single" w:sz="4" w:space="0" w:color="auto"/>
            </w:tcBorders>
            <w:shd w:val="clear" w:color="auto" w:fill="auto"/>
            <w:noWrap/>
            <w:vAlign w:val="bottom"/>
            <w:hideMark/>
          </w:tcPr>
          <w:p w14:paraId="54D055B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0.11</w:t>
            </w:r>
            <w:r>
              <w:rPr>
                <w:rFonts w:eastAsia="Times New Roman" w:cs="Times New Roman"/>
                <w:color w:val="000000"/>
                <w:sz w:val="22"/>
                <w:lang w:val="en-GB" w:eastAsia="en-GB"/>
              </w:rPr>
              <w:t>4</w:t>
            </w:r>
          </w:p>
        </w:tc>
        <w:tc>
          <w:tcPr>
            <w:tcW w:w="1559" w:type="dxa"/>
            <w:tcBorders>
              <w:top w:val="single" w:sz="4" w:space="0" w:color="auto"/>
            </w:tcBorders>
            <w:shd w:val="clear" w:color="auto" w:fill="auto"/>
            <w:noWrap/>
            <w:vAlign w:val="bottom"/>
            <w:hideMark/>
          </w:tcPr>
          <w:p w14:paraId="5775FD3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tcBorders>
              <w:top w:val="single" w:sz="4" w:space="0" w:color="auto"/>
            </w:tcBorders>
            <w:shd w:val="clear" w:color="auto" w:fill="auto"/>
            <w:noWrap/>
            <w:vAlign w:val="bottom"/>
            <w:hideMark/>
          </w:tcPr>
          <w:p w14:paraId="6480F53C"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1985" w:type="dxa"/>
            <w:tcBorders>
              <w:top w:val="single" w:sz="4" w:space="0" w:color="auto"/>
            </w:tcBorders>
            <w:shd w:val="clear" w:color="auto" w:fill="auto"/>
            <w:noWrap/>
            <w:vAlign w:val="bottom"/>
            <w:hideMark/>
          </w:tcPr>
          <w:p w14:paraId="424CE41A"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top w:val="single" w:sz="4" w:space="0" w:color="auto"/>
            </w:tcBorders>
            <w:shd w:val="clear" w:color="auto" w:fill="auto"/>
            <w:noWrap/>
            <w:vAlign w:val="bottom"/>
            <w:hideMark/>
          </w:tcPr>
          <w:p w14:paraId="1AD7831A"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134310A2" w14:textId="77777777" w:rsidTr="00BC0404">
        <w:trPr>
          <w:trHeight w:val="300"/>
        </w:trPr>
        <w:tc>
          <w:tcPr>
            <w:tcW w:w="851" w:type="dxa"/>
            <w:shd w:val="clear" w:color="auto" w:fill="auto"/>
            <w:noWrap/>
            <w:vAlign w:val="bottom"/>
            <w:hideMark/>
          </w:tcPr>
          <w:p w14:paraId="55E1BDCE"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2</w:t>
            </w:r>
          </w:p>
        </w:tc>
        <w:tc>
          <w:tcPr>
            <w:tcW w:w="1569" w:type="dxa"/>
            <w:shd w:val="clear" w:color="auto" w:fill="auto"/>
            <w:noWrap/>
            <w:vAlign w:val="bottom"/>
            <w:hideMark/>
          </w:tcPr>
          <w:p w14:paraId="503B783A"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-45608.06</w:t>
            </w:r>
          </w:p>
        </w:tc>
        <w:tc>
          <w:tcPr>
            <w:tcW w:w="1266" w:type="dxa"/>
            <w:shd w:val="clear" w:color="auto" w:fill="auto"/>
            <w:noWrap/>
            <w:vAlign w:val="bottom"/>
            <w:hideMark/>
          </w:tcPr>
          <w:p w14:paraId="14803498"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1.8</w:t>
            </w:r>
            <w:r>
              <w:rPr>
                <w:rFonts w:eastAsia="Times New Roman" w:cs="Times New Roman"/>
                <w:color w:val="000000"/>
                <w:sz w:val="22"/>
                <w:lang w:val="en-GB" w:eastAsia="en-GB"/>
              </w:rPr>
              <w:t>4</w:t>
            </w:r>
          </w:p>
        </w:tc>
        <w:tc>
          <w:tcPr>
            <w:tcW w:w="1559" w:type="dxa"/>
            <w:shd w:val="clear" w:color="auto" w:fill="auto"/>
            <w:noWrap/>
            <w:vAlign w:val="bottom"/>
            <w:hideMark/>
          </w:tcPr>
          <w:p w14:paraId="156E77CC"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134" w:type="dxa"/>
            <w:shd w:val="clear" w:color="auto" w:fill="auto"/>
            <w:noWrap/>
            <w:vAlign w:val="bottom"/>
            <w:hideMark/>
          </w:tcPr>
          <w:p w14:paraId="49F69903"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74.42</w:t>
            </w:r>
          </w:p>
        </w:tc>
        <w:tc>
          <w:tcPr>
            <w:tcW w:w="1985" w:type="dxa"/>
            <w:shd w:val="clear" w:color="auto" w:fill="auto"/>
            <w:noWrap/>
            <w:vAlign w:val="bottom"/>
            <w:hideMark/>
          </w:tcPr>
          <w:p w14:paraId="1458E20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584.32</w:t>
            </w:r>
          </w:p>
        </w:tc>
        <w:tc>
          <w:tcPr>
            <w:tcW w:w="992" w:type="dxa"/>
            <w:shd w:val="clear" w:color="auto" w:fill="auto"/>
            <w:noWrap/>
            <w:vAlign w:val="bottom"/>
            <w:hideMark/>
          </w:tcPr>
          <w:p w14:paraId="30E31901"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317.91</w:t>
            </w:r>
          </w:p>
        </w:tc>
      </w:tr>
      <w:tr w:rsidR="00BC0404" w:rsidRPr="00ED0515" w14:paraId="02103877" w14:textId="77777777" w:rsidTr="00BC0404">
        <w:trPr>
          <w:trHeight w:val="300"/>
        </w:trPr>
        <w:tc>
          <w:tcPr>
            <w:tcW w:w="851" w:type="dxa"/>
            <w:shd w:val="clear" w:color="auto" w:fill="auto"/>
            <w:noWrap/>
            <w:vAlign w:val="bottom"/>
            <w:hideMark/>
          </w:tcPr>
          <w:p w14:paraId="0EE1E574"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3</w:t>
            </w:r>
          </w:p>
        </w:tc>
        <w:tc>
          <w:tcPr>
            <w:tcW w:w="1569" w:type="dxa"/>
            <w:shd w:val="clear" w:color="auto" w:fill="auto"/>
            <w:noWrap/>
            <w:vAlign w:val="bottom"/>
            <w:hideMark/>
          </w:tcPr>
          <w:p w14:paraId="0B2C5B6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-46117.96</w:t>
            </w:r>
          </w:p>
        </w:tc>
        <w:tc>
          <w:tcPr>
            <w:tcW w:w="1266" w:type="dxa"/>
            <w:shd w:val="clear" w:color="auto" w:fill="auto"/>
            <w:noWrap/>
            <w:vAlign w:val="bottom"/>
            <w:hideMark/>
          </w:tcPr>
          <w:p w14:paraId="3FBA293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397.9</w:t>
            </w:r>
            <w:r>
              <w:rPr>
                <w:rFonts w:eastAsia="Times New Roman" w:cs="Times New Roman"/>
                <w:color w:val="000000"/>
                <w:sz w:val="22"/>
                <w:lang w:val="en-GB" w:eastAsia="en-GB"/>
              </w:rPr>
              <w:t>1</w:t>
            </w:r>
          </w:p>
        </w:tc>
        <w:tc>
          <w:tcPr>
            <w:tcW w:w="1559" w:type="dxa"/>
            <w:shd w:val="clear" w:color="auto" w:fill="auto"/>
            <w:noWrap/>
            <w:vAlign w:val="bottom"/>
            <w:hideMark/>
          </w:tcPr>
          <w:p w14:paraId="63CD38A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5302D4D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-509.9</w:t>
            </w:r>
          </w:p>
        </w:tc>
        <w:tc>
          <w:tcPr>
            <w:tcW w:w="1985" w:type="dxa"/>
            <w:shd w:val="clear" w:color="auto" w:fill="auto"/>
            <w:noWrap/>
            <w:vAlign w:val="bottom"/>
            <w:hideMark/>
          </w:tcPr>
          <w:p w14:paraId="2EAC90E7"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437.18</w:t>
            </w:r>
          </w:p>
        </w:tc>
        <w:tc>
          <w:tcPr>
            <w:tcW w:w="992" w:type="dxa"/>
            <w:shd w:val="clear" w:color="auto" w:fill="auto"/>
            <w:noWrap/>
            <w:vAlign w:val="bottom"/>
            <w:hideMark/>
          </w:tcPr>
          <w:p w14:paraId="2D3FC25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w:t>
            </w:r>
            <w:r>
              <w:rPr>
                <w:rFonts w:eastAsia="Times New Roman" w:cs="Times New Roman"/>
                <w:color w:val="000000"/>
                <w:sz w:val="22"/>
                <w:lang w:val="en-GB" w:eastAsia="en-GB"/>
              </w:rPr>
              <w:t>10</w:t>
            </w:r>
          </w:p>
        </w:tc>
      </w:tr>
      <w:tr w:rsidR="00BC0404" w:rsidRPr="00ED0515" w14:paraId="7A84C872" w14:textId="77777777" w:rsidTr="00BC0404">
        <w:trPr>
          <w:trHeight w:val="300"/>
        </w:trPr>
        <w:tc>
          <w:tcPr>
            <w:tcW w:w="851" w:type="dxa"/>
            <w:shd w:val="clear" w:color="auto" w:fill="auto"/>
            <w:noWrap/>
            <w:vAlign w:val="bottom"/>
            <w:hideMark/>
          </w:tcPr>
          <w:p w14:paraId="4352D611"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4</w:t>
            </w:r>
          </w:p>
        </w:tc>
        <w:tc>
          <w:tcPr>
            <w:tcW w:w="1569" w:type="dxa"/>
            <w:shd w:val="clear" w:color="auto" w:fill="auto"/>
            <w:noWrap/>
            <w:vAlign w:val="bottom"/>
            <w:hideMark/>
          </w:tcPr>
          <w:p w14:paraId="5BEB23C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-46190.68</w:t>
            </w:r>
          </w:p>
        </w:tc>
        <w:tc>
          <w:tcPr>
            <w:tcW w:w="1266" w:type="dxa"/>
            <w:shd w:val="clear" w:color="auto" w:fill="auto"/>
            <w:noWrap/>
            <w:vAlign w:val="bottom"/>
            <w:hideMark/>
          </w:tcPr>
          <w:p w14:paraId="66C8F68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616.</w:t>
            </w:r>
            <w:r>
              <w:rPr>
                <w:rFonts w:eastAsia="Times New Roman" w:cs="Times New Roman"/>
                <w:color w:val="000000"/>
                <w:sz w:val="22"/>
                <w:lang w:val="en-GB" w:eastAsia="en-GB"/>
              </w:rPr>
              <w:t>80</w:t>
            </w:r>
          </w:p>
        </w:tc>
        <w:tc>
          <w:tcPr>
            <w:tcW w:w="1559" w:type="dxa"/>
            <w:shd w:val="clear" w:color="auto" w:fill="auto"/>
            <w:noWrap/>
            <w:vAlign w:val="bottom"/>
            <w:hideMark/>
          </w:tcPr>
          <w:p w14:paraId="46A602A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69C01B8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-72.72</w:t>
            </w:r>
          </w:p>
        </w:tc>
        <w:tc>
          <w:tcPr>
            <w:tcW w:w="1985" w:type="dxa"/>
            <w:shd w:val="clear" w:color="auto" w:fill="auto"/>
            <w:noWrap/>
            <w:vAlign w:val="bottom"/>
            <w:hideMark/>
          </w:tcPr>
          <w:p w14:paraId="09EBFA1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50.86</w:t>
            </w:r>
          </w:p>
        </w:tc>
        <w:tc>
          <w:tcPr>
            <w:tcW w:w="992" w:type="dxa"/>
            <w:shd w:val="clear" w:color="auto" w:fill="auto"/>
            <w:noWrap/>
            <w:vAlign w:val="bottom"/>
            <w:hideMark/>
          </w:tcPr>
          <w:p w14:paraId="3CE6BA4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0.082</w:t>
            </w:r>
          </w:p>
        </w:tc>
      </w:tr>
      <w:tr w:rsidR="00BC0404" w:rsidRPr="00ED0515" w14:paraId="68CBD592" w14:textId="77777777" w:rsidTr="00BC0404">
        <w:trPr>
          <w:trHeight w:val="300"/>
        </w:trPr>
        <w:tc>
          <w:tcPr>
            <w:tcW w:w="851" w:type="dxa"/>
            <w:shd w:val="clear" w:color="auto" w:fill="auto"/>
            <w:noWrap/>
            <w:vAlign w:val="bottom"/>
            <w:hideMark/>
          </w:tcPr>
          <w:p w14:paraId="530AC662"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5</w:t>
            </w:r>
          </w:p>
        </w:tc>
        <w:tc>
          <w:tcPr>
            <w:tcW w:w="1569" w:type="dxa"/>
            <w:shd w:val="clear" w:color="auto" w:fill="auto"/>
            <w:noWrap/>
            <w:vAlign w:val="bottom"/>
            <w:hideMark/>
          </w:tcPr>
          <w:p w14:paraId="5F6978F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-46212.54</w:t>
            </w:r>
          </w:p>
        </w:tc>
        <w:tc>
          <w:tcPr>
            <w:tcW w:w="1266" w:type="dxa"/>
            <w:shd w:val="clear" w:color="auto" w:fill="auto"/>
            <w:noWrap/>
            <w:vAlign w:val="bottom"/>
            <w:hideMark/>
          </w:tcPr>
          <w:p w14:paraId="6C51792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293.07</w:t>
            </w:r>
          </w:p>
        </w:tc>
        <w:tc>
          <w:tcPr>
            <w:tcW w:w="1559" w:type="dxa"/>
            <w:shd w:val="clear" w:color="auto" w:fill="auto"/>
            <w:noWrap/>
            <w:vAlign w:val="bottom"/>
            <w:hideMark/>
          </w:tcPr>
          <w:p w14:paraId="0CA1076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18A61CF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-21.86</w:t>
            </w:r>
          </w:p>
        </w:tc>
        <w:tc>
          <w:tcPr>
            <w:tcW w:w="1985" w:type="dxa"/>
            <w:shd w:val="clear" w:color="auto" w:fill="auto"/>
            <w:noWrap/>
            <w:vAlign w:val="bottom"/>
            <w:hideMark/>
          </w:tcPr>
          <w:p w14:paraId="37B0FC3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113.12</w:t>
            </w:r>
          </w:p>
        </w:tc>
        <w:tc>
          <w:tcPr>
            <w:tcW w:w="992" w:type="dxa"/>
            <w:shd w:val="clear" w:color="auto" w:fill="auto"/>
            <w:noWrap/>
            <w:vAlign w:val="bottom"/>
            <w:hideMark/>
          </w:tcPr>
          <w:p w14:paraId="1BC828A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0.3</w:t>
            </w:r>
            <w:r>
              <w:rPr>
                <w:rFonts w:eastAsia="Times New Roman" w:cs="Times New Roman"/>
                <w:color w:val="000000"/>
                <w:sz w:val="22"/>
                <w:lang w:val="en-GB" w:eastAsia="en-GB"/>
              </w:rPr>
              <w:t>9</w:t>
            </w:r>
          </w:p>
        </w:tc>
      </w:tr>
      <w:tr w:rsidR="00BC0404" w:rsidRPr="00ED0515" w14:paraId="425BE4A4" w14:textId="77777777" w:rsidTr="00BC0404">
        <w:trPr>
          <w:trHeight w:val="300"/>
        </w:trPr>
        <w:tc>
          <w:tcPr>
            <w:tcW w:w="851" w:type="dxa"/>
            <w:shd w:val="clear" w:color="auto" w:fill="auto"/>
            <w:noWrap/>
            <w:vAlign w:val="bottom"/>
            <w:hideMark/>
          </w:tcPr>
          <w:p w14:paraId="6ECD3281"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6</w:t>
            </w:r>
          </w:p>
        </w:tc>
        <w:tc>
          <w:tcPr>
            <w:tcW w:w="1569" w:type="dxa"/>
            <w:shd w:val="clear" w:color="auto" w:fill="auto"/>
            <w:noWrap/>
            <w:vAlign w:val="bottom"/>
            <w:hideMark/>
          </w:tcPr>
          <w:p w14:paraId="5117715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-46347.52</w:t>
            </w:r>
          </w:p>
        </w:tc>
        <w:tc>
          <w:tcPr>
            <w:tcW w:w="1266" w:type="dxa"/>
            <w:shd w:val="clear" w:color="auto" w:fill="auto"/>
            <w:noWrap/>
            <w:vAlign w:val="bottom"/>
            <w:hideMark/>
          </w:tcPr>
          <w:p w14:paraId="0B64788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153.69</w:t>
            </w:r>
          </w:p>
        </w:tc>
        <w:tc>
          <w:tcPr>
            <w:tcW w:w="1559" w:type="dxa"/>
            <w:shd w:val="clear" w:color="auto" w:fill="auto"/>
            <w:noWrap/>
            <w:vAlign w:val="bottom"/>
            <w:hideMark/>
          </w:tcPr>
          <w:p w14:paraId="28702C3B"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725DA9D3"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-134.98</w:t>
            </w:r>
          </w:p>
        </w:tc>
        <w:tc>
          <w:tcPr>
            <w:tcW w:w="1985" w:type="dxa"/>
            <w:shd w:val="clear" w:color="auto" w:fill="auto"/>
            <w:noWrap/>
            <w:vAlign w:val="bottom"/>
            <w:hideMark/>
          </w:tcPr>
          <w:p w14:paraId="0E48EE0E"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747.92</w:t>
            </w:r>
          </w:p>
        </w:tc>
        <w:tc>
          <w:tcPr>
            <w:tcW w:w="992" w:type="dxa"/>
            <w:shd w:val="clear" w:color="auto" w:fill="auto"/>
            <w:noWrap/>
            <w:vAlign w:val="bottom"/>
            <w:hideMark/>
          </w:tcPr>
          <w:p w14:paraId="1EE13FD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4.8</w:t>
            </w:r>
            <w:r>
              <w:rPr>
                <w:rFonts w:eastAsia="Times New Roman" w:cs="Times New Roman"/>
                <w:color w:val="000000"/>
                <w:sz w:val="22"/>
                <w:lang w:val="en-GB" w:eastAsia="en-GB"/>
              </w:rPr>
              <w:t>7</w:t>
            </w:r>
          </w:p>
        </w:tc>
      </w:tr>
      <w:tr w:rsidR="00BC0404" w:rsidRPr="00ED0515" w14:paraId="51107B0B" w14:textId="77777777" w:rsidTr="00BC0404">
        <w:trPr>
          <w:trHeight w:val="300"/>
        </w:trPr>
        <w:tc>
          <w:tcPr>
            <w:tcW w:w="851" w:type="dxa"/>
            <w:tcBorders>
              <w:bottom w:val="single" w:sz="4" w:space="0" w:color="auto"/>
            </w:tcBorders>
            <w:shd w:val="clear" w:color="auto" w:fill="auto"/>
            <w:noWrap/>
            <w:vAlign w:val="bottom"/>
            <w:hideMark/>
          </w:tcPr>
          <w:p w14:paraId="5A5F3BDF"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7</w:t>
            </w:r>
          </w:p>
        </w:tc>
        <w:tc>
          <w:tcPr>
            <w:tcW w:w="1569" w:type="dxa"/>
            <w:tcBorders>
              <w:bottom w:val="single" w:sz="4" w:space="0" w:color="auto"/>
            </w:tcBorders>
            <w:shd w:val="clear" w:color="auto" w:fill="auto"/>
            <w:noWrap/>
            <w:vAlign w:val="bottom"/>
            <w:hideMark/>
          </w:tcPr>
          <w:p w14:paraId="1288C11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-47230.42</w:t>
            </w:r>
          </w:p>
        </w:tc>
        <w:tc>
          <w:tcPr>
            <w:tcW w:w="1266" w:type="dxa"/>
            <w:tcBorders>
              <w:bottom w:val="single" w:sz="4" w:space="0" w:color="auto"/>
            </w:tcBorders>
            <w:shd w:val="clear" w:color="auto" w:fill="auto"/>
            <w:noWrap/>
            <w:vAlign w:val="bottom"/>
            <w:hideMark/>
          </w:tcPr>
          <w:p w14:paraId="23654CFB"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680.77</w:t>
            </w:r>
          </w:p>
        </w:tc>
        <w:tc>
          <w:tcPr>
            <w:tcW w:w="1559" w:type="dxa"/>
            <w:tcBorders>
              <w:bottom w:val="single" w:sz="4" w:space="0" w:color="auto"/>
            </w:tcBorders>
            <w:shd w:val="clear" w:color="auto" w:fill="auto"/>
            <w:noWrap/>
            <w:vAlign w:val="bottom"/>
            <w:hideMark/>
          </w:tcPr>
          <w:p w14:paraId="0046EBB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bottom w:val="single" w:sz="4" w:space="0" w:color="auto"/>
            </w:tcBorders>
            <w:shd w:val="clear" w:color="auto" w:fill="auto"/>
            <w:noWrap/>
            <w:vAlign w:val="bottom"/>
            <w:hideMark/>
          </w:tcPr>
          <w:p w14:paraId="3BCC82C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-882.9</w:t>
            </w:r>
          </w:p>
        </w:tc>
        <w:tc>
          <w:tcPr>
            <w:tcW w:w="1985" w:type="dxa"/>
            <w:tcBorders>
              <w:bottom w:val="single" w:sz="4" w:space="0" w:color="auto"/>
            </w:tcBorders>
            <w:shd w:val="clear" w:color="auto" w:fill="auto"/>
            <w:noWrap/>
            <w:vAlign w:val="bottom"/>
            <w:hideMark/>
          </w:tcPr>
          <w:p w14:paraId="2FC0C1FD"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bottom w:val="single" w:sz="4" w:space="0" w:color="auto"/>
            </w:tcBorders>
            <w:shd w:val="clear" w:color="auto" w:fill="auto"/>
            <w:noWrap/>
            <w:vAlign w:val="bottom"/>
            <w:hideMark/>
          </w:tcPr>
          <w:p w14:paraId="10DEDEA8"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453B3BF6" w14:textId="77777777" w:rsidTr="00BC0404">
        <w:trPr>
          <w:trHeight w:val="300"/>
        </w:trPr>
        <w:tc>
          <w:tcPr>
            <w:tcW w:w="851" w:type="dxa"/>
            <w:tcBorders>
              <w:top w:val="single" w:sz="4" w:space="0" w:color="auto"/>
            </w:tcBorders>
            <w:shd w:val="clear" w:color="auto" w:fill="auto"/>
            <w:noWrap/>
            <w:vAlign w:val="bottom"/>
            <w:hideMark/>
          </w:tcPr>
          <w:p w14:paraId="004D2EB1" w14:textId="77777777" w:rsidR="00BC0404" w:rsidRPr="00ED0515" w:rsidRDefault="00BC0404" w:rsidP="00BC0404">
            <w:pPr>
              <w:spacing w:after="0" w:line="240" w:lineRule="auto"/>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Best </w:t>
            </w:r>
            <w:r w:rsidRPr="00ED0515">
              <w:rPr>
                <w:rFonts w:eastAsia="Times New Roman" w:cs="Times New Roman"/>
                <w:b/>
                <w:bCs/>
                <w:i/>
                <w:iCs/>
                <w:color w:val="000000"/>
                <w:sz w:val="22"/>
                <w:lang w:val="en-GB" w:eastAsia="en-GB"/>
              </w:rPr>
              <w:t>K</w:t>
            </w:r>
          </w:p>
        </w:tc>
        <w:tc>
          <w:tcPr>
            <w:tcW w:w="1569" w:type="dxa"/>
            <w:tcBorders>
              <w:top w:val="single" w:sz="4" w:space="0" w:color="auto"/>
            </w:tcBorders>
            <w:shd w:val="clear" w:color="auto" w:fill="auto"/>
            <w:noWrap/>
            <w:vAlign w:val="bottom"/>
            <w:hideMark/>
          </w:tcPr>
          <w:p w14:paraId="2C04D9AD"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1266" w:type="dxa"/>
            <w:tcBorders>
              <w:top w:val="single" w:sz="4" w:space="0" w:color="auto"/>
            </w:tcBorders>
            <w:shd w:val="clear" w:color="auto" w:fill="auto"/>
            <w:noWrap/>
            <w:vAlign w:val="bottom"/>
            <w:hideMark/>
          </w:tcPr>
          <w:p w14:paraId="511F7D1E"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p>
        </w:tc>
        <w:tc>
          <w:tcPr>
            <w:tcW w:w="1559" w:type="dxa"/>
            <w:tcBorders>
              <w:top w:val="single" w:sz="4" w:space="0" w:color="auto"/>
            </w:tcBorders>
            <w:shd w:val="clear" w:color="auto" w:fill="auto"/>
            <w:noWrap/>
            <w:vAlign w:val="bottom"/>
            <w:hideMark/>
          </w:tcPr>
          <w:p w14:paraId="400FC3C3"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1134" w:type="dxa"/>
            <w:tcBorders>
              <w:top w:val="single" w:sz="4" w:space="0" w:color="auto"/>
            </w:tcBorders>
            <w:shd w:val="clear" w:color="auto" w:fill="auto"/>
            <w:noWrap/>
            <w:vAlign w:val="bottom"/>
            <w:hideMark/>
          </w:tcPr>
          <w:p w14:paraId="37D5DDD7"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1985" w:type="dxa"/>
            <w:tcBorders>
              <w:top w:val="single" w:sz="4" w:space="0" w:color="auto"/>
            </w:tcBorders>
            <w:shd w:val="clear" w:color="auto" w:fill="auto"/>
            <w:noWrap/>
            <w:vAlign w:val="bottom"/>
            <w:hideMark/>
          </w:tcPr>
          <w:p w14:paraId="22AC5E52"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6</w:t>
            </w:r>
          </w:p>
        </w:tc>
        <w:tc>
          <w:tcPr>
            <w:tcW w:w="992" w:type="dxa"/>
            <w:tcBorders>
              <w:top w:val="single" w:sz="4" w:space="0" w:color="auto"/>
            </w:tcBorders>
            <w:shd w:val="clear" w:color="auto" w:fill="auto"/>
            <w:noWrap/>
            <w:vAlign w:val="bottom"/>
            <w:hideMark/>
          </w:tcPr>
          <w:p w14:paraId="49AB21C4"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r>
      <w:tr w:rsidR="00BC0404" w:rsidRPr="00ED0515" w14:paraId="1BC148EE" w14:textId="77777777" w:rsidTr="00BC0404">
        <w:trPr>
          <w:trHeight w:val="300"/>
        </w:trPr>
        <w:tc>
          <w:tcPr>
            <w:tcW w:w="2420" w:type="dxa"/>
            <w:gridSpan w:val="2"/>
            <w:tcBorders>
              <w:top w:val="nil"/>
              <w:left w:val="nil"/>
              <w:bottom w:val="nil"/>
              <w:right w:val="nil"/>
            </w:tcBorders>
            <w:shd w:val="clear" w:color="auto" w:fill="auto"/>
            <w:noWrap/>
            <w:vAlign w:val="bottom"/>
            <w:hideMark/>
          </w:tcPr>
          <w:p w14:paraId="0C782B74" w14:textId="77777777" w:rsidR="00BC0404" w:rsidRDefault="00BC0404" w:rsidP="00BC0404">
            <w:pPr>
              <w:spacing w:after="0" w:line="240" w:lineRule="auto"/>
              <w:rPr>
                <w:rFonts w:eastAsia="Times New Roman" w:cs="Times New Roman"/>
                <w:b/>
                <w:bCs/>
                <w:i/>
                <w:iCs/>
                <w:color w:val="000000"/>
                <w:sz w:val="22"/>
                <w:lang w:val="en-GB" w:eastAsia="en-GB"/>
              </w:rPr>
            </w:pPr>
          </w:p>
          <w:p w14:paraId="7927C7DF" w14:textId="2C0586A7" w:rsidR="00BC0404" w:rsidRDefault="00BC0404" w:rsidP="00BC0404">
            <w:pPr>
              <w:spacing w:after="0" w:line="240" w:lineRule="auto"/>
              <w:rPr>
                <w:rFonts w:eastAsia="Times New Roman" w:cs="Times New Roman"/>
                <w:b/>
                <w:bCs/>
                <w:i/>
                <w:iCs/>
                <w:color w:val="000000"/>
                <w:sz w:val="22"/>
                <w:lang w:val="en-GB" w:eastAsia="en-GB"/>
              </w:rPr>
            </w:pPr>
          </w:p>
          <w:p w14:paraId="6B0B8969" w14:textId="1E78B541" w:rsidR="00BC0404" w:rsidRDefault="00BC0404" w:rsidP="00BC0404">
            <w:pPr>
              <w:spacing w:after="0" w:line="240" w:lineRule="auto"/>
              <w:rPr>
                <w:rFonts w:eastAsia="Times New Roman" w:cs="Times New Roman"/>
                <w:b/>
                <w:bCs/>
                <w:i/>
                <w:iCs/>
                <w:color w:val="000000"/>
                <w:sz w:val="22"/>
                <w:lang w:val="en-GB" w:eastAsia="en-GB"/>
              </w:rPr>
            </w:pPr>
          </w:p>
          <w:p w14:paraId="17CE5156" w14:textId="77777777" w:rsidR="00BC0404" w:rsidRDefault="00BC0404" w:rsidP="00BC0404">
            <w:pPr>
              <w:spacing w:after="0" w:line="240" w:lineRule="auto"/>
              <w:rPr>
                <w:rFonts w:eastAsia="Times New Roman" w:cs="Times New Roman"/>
                <w:b/>
                <w:bCs/>
                <w:i/>
                <w:iCs/>
                <w:color w:val="000000"/>
                <w:sz w:val="22"/>
                <w:lang w:val="en-GB" w:eastAsia="en-GB"/>
              </w:rPr>
            </w:pPr>
          </w:p>
          <w:p w14:paraId="062BA1D6" w14:textId="77777777" w:rsidR="00BC0404" w:rsidRDefault="00BC0404" w:rsidP="00BC0404">
            <w:pPr>
              <w:spacing w:after="0" w:line="240" w:lineRule="auto"/>
              <w:rPr>
                <w:rFonts w:eastAsia="Times New Roman" w:cs="Times New Roman"/>
                <w:b/>
                <w:bCs/>
                <w:i/>
                <w:iCs/>
                <w:color w:val="000000"/>
                <w:sz w:val="22"/>
                <w:lang w:val="en-GB" w:eastAsia="en-GB"/>
              </w:rPr>
            </w:pPr>
          </w:p>
          <w:p w14:paraId="52EC50E7" w14:textId="77777777" w:rsidR="00BC0404"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S</w:t>
            </w:r>
            <w:r>
              <w:rPr>
                <w:rFonts w:eastAsia="Times New Roman" w:cs="Times New Roman"/>
                <w:b/>
                <w:bCs/>
                <w:i/>
                <w:iCs/>
                <w:color w:val="000000"/>
                <w:sz w:val="22"/>
                <w:lang w:val="en-GB" w:eastAsia="en-GB"/>
              </w:rPr>
              <w:t>yritta</w:t>
            </w:r>
            <w:r w:rsidRPr="00ED0515">
              <w:rPr>
                <w:rFonts w:eastAsia="Times New Roman" w:cs="Times New Roman"/>
                <w:b/>
                <w:bCs/>
                <w:i/>
                <w:iCs/>
                <w:color w:val="000000"/>
                <w:sz w:val="22"/>
                <w:lang w:val="en-GB" w:eastAsia="en-GB"/>
              </w:rPr>
              <w:t xml:space="preserve"> pipiens</w:t>
            </w:r>
          </w:p>
          <w:p w14:paraId="4EE896AB"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266" w:type="dxa"/>
            <w:tcBorders>
              <w:top w:val="nil"/>
              <w:left w:val="nil"/>
              <w:bottom w:val="nil"/>
              <w:right w:val="nil"/>
            </w:tcBorders>
            <w:shd w:val="clear" w:color="auto" w:fill="auto"/>
            <w:noWrap/>
            <w:vAlign w:val="bottom"/>
            <w:hideMark/>
          </w:tcPr>
          <w:p w14:paraId="4BE8F56A"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559" w:type="dxa"/>
            <w:tcBorders>
              <w:top w:val="nil"/>
              <w:left w:val="nil"/>
              <w:bottom w:val="nil"/>
              <w:right w:val="nil"/>
            </w:tcBorders>
            <w:shd w:val="clear" w:color="auto" w:fill="auto"/>
            <w:noWrap/>
            <w:vAlign w:val="bottom"/>
            <w:hideMark/>
          </w:tcPr>
          <w:p w14:paraId="431BAE70" w14:textId="77777777" w:rsidR="00BC0404" w:rsidRPr="00ED0515" w:rsidRDefault="00BC0404" w:rsidP="00BC0404">
            <w:pPr>
              <w:spacing w:after="0" w:line="240" w:lineRule="auto"/>
              <w:rPr>
                <w:rFonts w:eastAsia="Times New Roman" w:cs="Times New Roman"/>
                <w:sz w:val="20"/>
                <w:szCs w:val="20"/>
                <w:lang w:val="en-GB" w:eastAsia="en-GB"/>
              </w:rPr>
            </w:pPr>
          </w:p>
        </w:tc>
        <w:tc>
          <w:tcPr>
            <w:tcW w:w="1134" w:type="dxa"/>
            <w:tcBorders>
              <w:top w:val="nil"/>
              <w:left w:val="nil"/>
              <w:bottom w:val="nil"/>
              <w:right w:val="nil"/>
            </w:tcBorders>
            <w:shd w:val="clear" w:color="auto" w:fill="auto"/>
            <w:noWrap/>
            <w:vAlign w:val="bottom"/>
            <w:hideMark/>
          </w:tcPr>
          <w:p w14:paraId="17FFCABE" w14:textId="77777777" w:rsidR="00BC0404" w:rsidRPr="00ED0515" w:rsidRDefault="00BC0404" w:rsidP="00BC0404">
            <w:pPr>
              <w:spacing w:after="0" w:line="240" w:lineRule="auto"/>
              <w:rPr>
                <w:rFonts w:eastAsia="Times New Roman" w:cs="Times New Roman"/>
                <w:sz w:val="20"/>
                <w:szCs w:val="20"/>
                <w:lang w:val="en-GB" w:eastAsia="en-GB"/>
              </w:rPr>
            </w:pPr>
          </w:p>
        </w:tc>
        <w:tc>
          <w:tcPr>
            <w:tcW w:w="1985" w:type="dxa"/>
            <w:tcBorders>
              <w:top w:val="nil"/>
              <w:left w:val="nil"/>
              <w:bottom w:val="nil"/>
              <w:right w:val="nil"/>
            </w:tcBorders>
            <w:shd w:val="clear" w:color="auto" w:fill="auto"/>
            <w:noWrap/>
            <w:vAlign w:val="bottom"/>
            <w:hideMark/>
          </w:tcPr>
          <w:p w14:paraId="4B119C83" w14:textId="77777777" w:rsidR="00BC0404" w:rsidRPr="00ED0515" w:rsidRDefault="00BC0404" w:rsidP="00BC0404">
            <w:pPr>
              <w:spacing w:after="0" w:line="240" w:lineRule="auto"/>
              <w:rPr>
                <w:rFonts w:eastAsia="Times New Roman" w:cs="Times New Roman"/>
                <w:sz w:val="20"/>
                <w:szCs w:val="20"/>
                <w:lang w:val="en-GB" w:eastAsia="en-GB"/>
              </w:rPr>
            </w:pPr>
          </w:p>
        </w:tc>
        <w:tc>
          <w:tcPr>
            <w:tcW w:w="992" w:type="dxa"/>
            <w:tcBorders>
              <w:top w:val="nil"/>
              <w:left w:val="nil"/>
              <w:bottom w:val="nil"/>
              <w:right w:val="nil"/>
            </w:tcBorders>
            <w:shd w:val="clear" w:color="auto" w:fill="auto"/>
            <w:noWrap/>
            <w:vAlign w:val="bottom"/>
            <w:hideMark/>
          </w:tcPr>
          <w:p w14:paraId="7DAE1DFC" w14:textId="77777777" w:rsidR="00BC0404" w:rsidRPr="00ED0515" w:rsidRDefault="00BC0404" w:rsidP="00BC0404">
            <w:pPr>
              <w:spacing w:after="0" w:line="240" w:lineRule="auto"/>
              <w:rPr>
                <w:rFonts w:eastAsia="Times New Roman" w:cs="Times New Roman"/>
                <w:sz w:val="20"/>
                <w:szCs w:val="20"/>
                <w:lang w:val="en-GB" w:eastAsia="en-GB"/>
              </w:rPr>
            </w:pPr>
          </w:p>
        </w:tc>
      </w:tr>
      <w:tr w:rsidR="00BC0404" w:rsidRPr="00ED0515" w14:paraId="0F9C587E" w14:textId="77777777" w:rsidTr="00BC0404">
        <w:trPr>
          <w:trHeight w:val="300"/>
        </w:trPr>
        <w:tc>
          <w:tcPr>
            <w:tcW w:w="851" w:type="dxa"/>
            <w:tcBorders>
              <w:top w:val="nil"/>
              <w:left w:val="nil"/>
              <w:bottom w:val="single" w:sz="4" w:space="0" w:color="auto"/>
              <w:right w:val="nil"/>
            </w:tcBorders>
            <w:shd w:val="clear" w:color="auto" w:fill="auto"/>
            <w:noWrap/>
            <w:hideMark/>
          </w:tcPr>
          <w:p w14:paraId="61179A04" w14:textId="77777777" w:rsidR="00BC0404" w:rsidRPr="00ED0515"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K</w:t>
            </w:r>
          </w:p>
        </w:tc>
        <w:tc>
          <w:tcPr>
            <w:tcW w:w="1569" w:type="dxa"/>
            <w:tcBorders>
              <w:top w:val="nil"/>
              <w:left w:val="nil"/>
              <w:bottom w:val="single" w:sz="4" w:space="0" w:color="auto"/>
              <w:right w:val="nil"/>
            </w:tcBorders>
            <w:shd w:val="clear" w:color="auto" w:fill="auto"/>
            <w:noWrap/>
            <w:hideMark/>
          </w:tcPr>
          <w:p w14:paraId="617C7733"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Mean L</w:t>
            </w:r>
            <w:r>
              <w:rPr>
                <w:rFonts w:eastAsia="Times New Roman" w:cs="Times New Roman"/>
                <w:b/>
                <w:bCs/>
                <w:color w:val="000000"/>
                <w:sz w:val="22"/>
                <w:lang w:val="en-GB" w:eastAsia="en-GB"/>
              </w:rPr>
              <w:t xml:space="preserve">og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266" w:type="dxa"/>
            <w:tcBorders>
              <w:top w:val="nil"/>
              <w:left w:val="nil"/>
              <w:bottom w:val="single" w:sz="4" w:space="0" w:color="auto"/>
              <w:right w:val="nil"/>
            </w:tcBorders>
            <w:shd w:val="clear" w:color="auto" w:fill="auto"/>
            <w:noWrap/>
            <w:hideMark/>
          </w:tcPr>
          <w:p w14:paraId="7EF5C101" w14:textId="77777777" w:rsidR="00BC0404" w:rsidRPr="00F44CF5" w:rsidRDefault="00BC0404" w:rsidP="00BC0404">
            <w:pPr>
              <w:spacing w:after="0" w:line="240" w:lineRule="auto"/>
              <w:jc w:val="center"/>
              <w:rPr>
                <w:rFonts w:eastAsia="Times New Roman" w:cs="Times New Roman"/>
                <w:b/>
                <w:bCs/>
                <w:color w:val="000000"/>
                <w:sz w:val="22"/>
                <w:lang w:val="fr-FR" w:eastAsia="en-GB"/>
              </w:rPr>
            </w:pPr>
            <w:r w:rsidRPr="00F44CF5">
              <w:rPr>
                <w:rFonts w:eastAsia="Times New Roman" w:cs="Times New Roman"/>
                <w:b/>
                <w:bCs/>
                <w:color w:val="000000"/>
                <w:sz w:val="22"/>
                <w:lang w:val="fr-FR" w:eastAsia="en-GB"/>
              </w:rPr>
              <w:t xml:space="preserve">SD Log </w:t>
            </w:r>
            <w:r w:rsidRPr="00F44CF5">
              <w:rPr>
                <w:rFonts w:eastAsia="Times New Roman" w:cs="Times New Roman"/>
                <w:b/>
                <w:bCs/>
                <w:i/>
                <w:iCs/>
                <w:color w:val="000000"/>
                <w:sz w:val="22"/>
                <w:lang w:val="fr-FR" w:eastAsia="en-GB"/>
              </w:rPr>
              <w:t>Pr</w:t>
            </w:r>
            <w:r w:rsidRPr="00F44CF5">
              <w:rPr>
                <w:rFonts w:eastAsia="Times New Roman" w:cs="Times New Roman"/>
                <w:b/>
                <w:bCs/>
                <w:color w:val="000000"/>
                <w:sz w:val="22"/>
                <w:lang w:val="fr-FR" w:eastAsia="en-GB"/>
              </w:rPr>
              <w:t>(</w:t>
            </w:r>
            <w:proofErr w:type="spellStart"/>
            <w:r w:rsidRPr="00F44CF5">
              <w:rPr>
                <w:rFonts w:eastAsia="Times New Roman" w:cs="Times New Roman"/>
                <w:b/>
                <w:bCs/>
                <w:color w:val="000000"/>
                <w:sz w:val="22"/>
                <w:lang w:val="fr-FR" w:eastAsia="en-GB"/>
              </w:rPr>
              <w:t>data|</w:t>
            </w:r>
            <w:r w:rsidRPr="00F44CF5">
              <w:rPr>
                <w:rFonts w:eastAsia="Times New Roman" w:cs="Times New Roman"/>
                <w:b/>
                <w:bCs/>
                <w:i/>
                <w:iCs/>
                <w:color w:val="000000"/>
                <w:sz w:val="22"/>
                <w:lang w:val="fr-FR" w:eastAsia="en-GB"/>
              </w:rPr>
              <w:t>K</w:t>
            </w:r>
            <w:proofErr w:type="spellEnd"/>
            <w:r w:rsidRPr="00F44CF5">
              <w:rPr>
                <w:rFonts w:eastAsia="Times New Roman" w:cs="Times New Roman"/>
                <w:b/>
                <w:bCs/>
                <w:color w:val="000000"/>
                <w:sz w:val="22"/>
                <w:lang w:val="fr-FR" w:eastAsia="en-GB"/>
              </w:rPr>
              <w:t>)</w:t>
            </w:r>
          </w:p>
        </w:tc>
        <w:tc>
          <w:tcPr>
            <w:tcW w:w="1559" w:type="dxa"/>
            <w:tcBorders>
              <w:top w:val="nil"/>
              <w:left w:val="nil"/>
              <w:bottom w:val="single" w:sz="4" w:space="0" w:color="auto"/>
              <w:right w:val="nil"/>
            </w:tcBorders>
            <w:shd w:val="clear" w:color="auto" w:fill="auto"/>
            <w:noWrap/>
            <w:hideMark/>
          </w:tcPr>
          <w:p w14:paraId="34FA4FA1"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Median-based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134" w:type="dxa"/>
            <w:tcBorders>
              <w:top w:val="nil"/>
              <w:left w:val="nil"/>
              <w:bottom w:val="single" w:sz="4" w:space="0" w:color="auto"/>
              <w:right w:val="nil"/>
            </w:tcBorders>
            <w:shd w:val="clear" w:color="auto" w:fill="auto"/>
            <w:noWrap/>
            <w:hideMark/>
          </w:tcPr>
          <w:p w14:paraId="01CDAE88"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Rate of change</w:t>
            </w:r>
          </w:p>
        </w:tc>
        <w:tc>
          <w:tcPr>
            <w:tcW w:w="1985" w:type="dxa"/>
            <w:tcBorders>
              <w:top w:val="nil"/>
              <w:left w:val="nil"/>
              <w:bottom w:val="single" w:sz="4" w:space="0" w:color="auto"/>
              <w:right w:val="nil"/>
            </w:tcBorders>
            <w:shd w:val="clear" w:color="auto" w:fill="auto"/>
            <w:noWrap/>
            <w:hideMark/>
          </w:tcPr>
          <w:p w14:paraId="4AAD3F1E"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Absolute 2</w:t>
            </w:r>
            <w:r>
              <w:rPr>
                <w:rFonts w:eastAsia="Times New Roman" w:cs="Times New Roman"/>
                <w:b/>
                <w:bCs/>
                <w:color w:val="000000"/>
                <w:sz w:val="22"/>
                <w:vertAlign w:val="superscript"/>
                <w:lang w:val="en-GB" w:eastAsia="en-GB"/>
              </w:rPr>
              <w:t xml:space="preserve">nd </w:t>
            </w:r>
            <w:r>
              <w:rPr>
                <w:rFonts w:eastAsia="Times New Roman" w:cs="Times New Roman"/>
                <w:b/>
                <w:bCs/>
                <w:color w:val="000000"/>
                <w:sz w:val="22"/>
                <w:lang w:val="en-GB" w:eastAsia="en-GB"/>
              </w:rPr>
              <w:t>order rate of change</w:t>
            </w:r>
          </w:p>
        </w:tc>
        <w:tc>
          <w:tcPr>
            <w:tcW w:w="992" w:type="dxa"/>
            <w:tcBorders>
              <w:top w:val="nil"/>
              <w:left w:val="nil"/>
              <w:bottom w:val="single" w:sz="4" w:space="0" w:color="auto"/>
              <w:right w:val="nil"/>
            </w:tcBorders>
            <w:shd w:val="clear" w:color="auto" w:fill="auto"/>
            <w:noWrap/>
            <w:hideMark/>
          </w:tcPr>
          <w:p w14:paraId="735B4614"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30521">
              <w:rPr>
                <w:rFonts w:eastAsia="Times New Roman" w:cs="Times New Roman"/>
                <w:b/>
                <w:bCs/>
                <w:color w:val="000000"/>
                <w:sz w:val="22"/>
                <w:lang w:val="en-GB" w:eastAsia="en-GB"/>
              </w:rPr>
              <w:t>Δ</w:t>
            </w:r>
            <w:r w:rsidRPr="00ED0515">
              <w:rPr>
                <w:rFonts w:eastAsia="Times New Roman" w:cs="Times New Roman"/>
                <w:b/>
                <w:bCs/>
                <w:i/>
                <w:iCs/>
                <w:color w:val="000000"/>
                <w:sz w:val="22"/>
                <w:lang w:val="en-GB" w:eastAsia="en-GB"/>
              </w:rPr>
              <w:t>K</w:t>
            </w:r>
          </w:p>
        </w:tc>
      </w:tr>
      <w:tr w:rsidR="00BC0404" w:rsidRPr="00ED0515" w14:paraId="0F628F9C" w14:textId="77777777" w:rsidTr="00BC0404">
        <w:trPr>
          <w:trHeight w:val="300"/>
        </w:trPr>
        <w:tc>
          <w:tcPr>
            <w:tcW w:w="851" w:type="dxa"/>
            <w:tcBorders>
              <w:top w:val="nil"/>
              <w:left w:val="nil"/>
              <w:bottom w:val="nil"/>
              <w:right w:val="nil"/>
            </w:tcBorders>
            <w:shd w:val="clear" w:color="auto" w:fill="auto"/>
            <w:noWrap/>
            <w:vAlign w:val="bottom"/>
            <w:hideMark/>
          </w:tcPr>
          <w:p w14:paraId="7BFB8A8C"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1</w:t>
            </w:r>
          </w:p>
        </w:tc>
        <w:tc>
          <w:tcPr>
            <w:tcW w:w="1569" w:type="dxa"/>
            <w:tcBorders>
              <w:top w:val="nil"/>
              <w:left w:val="nil"/>
              <w:bottom w:val="nil"/>
              <w:right w:val="nil"/>
            </w:tcBorders>
            <w:shd w:val="clear" w:color="auto" w:fill="auto"/>
            <w:noWrap/>
            <w:vAlign w:val="bottom"/>
            <w:hideMark/>
          </w:tcPr>
          <w:p w14:paraId="7BFF2693"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-65213.43</w:t>
            </w:r>
          </w:p>
        </w:tc>
        <w:tc>
          <w:tcPr>
            <w:tcW w:w="1266" w:type="dxa"/>
            <w:tcBorders>
              <w:top w:val="nil"/>
              <w:left w:val="nil"/>
              <w:bottom w:val="nil"/>
              <w:right w:val="nil"/>
            </w:tcBorders>
            <w:shd w:val="clear" w:color="auto" w:fill="auto"/>
            <w:noWrap/>
            <w:vAlign w:val="bottom"/>
            <w:hideMark/>
          </w:tcPr>
          <w:p w14:paraId="0677D037"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0.0675</w:t>
            </w:r>
          </w:p>
        </w:tc>
        <w:tc>
          <w:tcPr>
            <w:tcW w:w="1559" w:type="dxa"/>
            <w:tcBorders>
              <w:top w:val="nil"/>
              <w:left w:val="nil"/>
              <w:bottom w:val="nil"/>
              <w:right w:val="nil"/>
            </w:tcBorders>
            <w:shd w:val="clear" w:color="auto" w:fill="auto"/>
            <w:noWrap/>
            <w:vAlign w:val="bottom"/>
            <w:hideMark/>
          </w:tcPr>
          <w:p w14:paraId="3D7B765E"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134" w:type="dxa"/>
            <w:tcBorders>
              <w:top w:val="nil"/>
              <w:left w:val="nil"/>
              <w:bottom w:val="nil"/>
              <w:right w:val="nil"/>
            </w:tcBorders>
            <w:shd w:val="clear" w:color="auto" w:fill="auto"/>
            <w:noWrap/>
            <w:vAlign w:val="bottom"/>
            <w:hideMark/>
          </w:tcPr>
          <w:p w14:paraId="4478CA51"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1985" w:type="dxa"/>
            <w:tcBorders>
              <w:top w:val="nil"/>
              <w:left w:val="nil"/>
              <w:bottom w:val="nil"/>
              <w:right w:val="nil"/>
            </w:tcBorders>
            <w:shd w:val="clear" w:color="auto" w:fill="auto"/>
            <w:noWrap/>
            <w:vAlign w:val="bottom"/>
            <w:hideMark/>
          </w:tcPr>
          <w:p w14:paraId="68F65AEB"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top w:val="nil"/>
              <w:left w:val="nil"/>
              <w:bottom w:val="nil"/>
              <w:right w:val="nil"/>
            </w:tcBorders>
            <w:shd w:val="clear" w:color="auto" w:fill="auto"/>
            <w:noWrap/>
            <w:vAlign w:val="bottom"/>
            <w:hideMark/>
          </w:tcPr>
          <w:p w14:paraId="4E0ACCE0"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10DBD661" w14:textId="77777777" w:rsidTr="00BC0404">
        <w:trPr>
          <w:trHeight w:val="300"/>
        </w:trPr>
        <w:tc>
          <w:tcPr>
            <w:tcW w:w="851" w:type="dxa"/>
            <w:tcBorders>
              <w:top w:val="nil"/>
              <w:left w:val="nil"/>
              <w:bottom w:val="nil"/>
              <w:right w:val="nil"/>
            </w:tcBorders>
            <w:shd w:val="clear" w:color="auto" w:fill="auto"/>
            <w:noWrap/>
            <w:vAlign w:val="bottom"/>
            <w:hideMark/>
          </w:tcPr>
          <w:p w14:paraId="532C0C2B"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2</w:t>
            </w:r>
          </w:p>
        </w:tc>
        <w:tc>
          <w:tcPr>
            <w:tcW w:w="1569" w:type="dxa"/>
            <w:tcBorders>
              <w:top w:val="nil"/>
              <w:left w:val="nil"/>
              <w:bottom w:val="nil"/>
              <w:right w:val="nil"/>
            </w:tcBorders>
            <w:shd w:val="clear" w:color="auto" w:fill="auto"/>
            <w:noWrap/>
            <w:vAlign w:val="bottom"/>
            <w:hideMark/>
          </w:tcPr>
          <w:p w14:paraId="5BDBA5C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-66201.97</w:t>
            </w:r>
          </w:p>
        </w:tc>
        <w:tc>
          <w:tcPr>
            <w:tcW w:w="1266" w:type="dxa"/>
            <w:tcBorders>
              <w:top w:val="nil"/>
              <w:left w:val="nil"/>
              <w:bottom w:val="nil"/>
              <w:right w:val="nil"/>
            </w:tcBorders>
            <w:shd w:val="clear" w:color="auto" w:fill="auto"/>
            <w:noWrap/>
            <w:vAlign w:val="bottom"/>
            <w:hideMark/>
          </w:tcPr>
          <w:p w14:paraId="1474EE63"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1607.0</w:t>
            </w:r>
            <w:r>
              <w:rPr>
                <w:rFonts w:eastAsia="Times New Roman" w:cs="Times New Roman"/>
                <w:color w:val="000000"/>
                <w:sz w:val="22"/>
                <w:lang w:val="en-GB" w:eastAsia="en-GB"/>
              </w:rPr>
              <w:t>7</w:t>
            </w:r>
          </w:p>
        </w:tc>
        <w:tc>
          <w:tcPr>
            <w:tcW w:w="1559" w:type="dxa"/>
            <w:tcBorders>
              <w:top w:val="nil"/>
              <w:left w:val="nil"/>
              <w:bottom w:val="nil"/>
              <w:right w:val="nil"/>
            </w:tcBorders>
            <w:shd w:val="clear" w:color="auto" w:fill="auto"/>
            <w:noWrap/>
            <w:vAlign w:val="bottom"/>
            <w:hideMark/>
          </w:tcPr>
          <w:p w14:paraId="64EA0CE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tcBorders>
              <w:top w:val="nil"/>
              <w:left w:val="nil"/>
              <w:bottom w:val="nil"/>
              <w:right w:val="nil"/>
            </w:tcBorders>
            <w:shd w:val="clear" w:color="auto" w:fill="auto"/>
            <w:noWrap/>
            <w:vAlign w:val="bottom"/>
            <w:hideMark/>
          </w:tcPr>
          <w:p w14:paraId="01FECC73"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-988.54</w:t>
            </w:r>
          </w:p>
        </w:tc>
        <w:tc>
          <w:tcPr>
            <w:tcW w:w="1985" w:type="dxa"/>
            <w:tcBorders>
              <w:top w:val="nil"/>
              <w:left w:val="nil"/>
              <w:bottom w:val="nil"/>
              <w:right w:val="nil"/>
            </w:tcBorders>
            <w:shd w:val="clear" w:color="auto" w:fill="auto"/>
            <w:noWrap/>
            <w:vAlign w:val="bottom"/>
            <w:hideMark/>
          </w:tcPr>
          <w:p w14:paraId="26F5FDEB"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1584.29</w:t>
            </w:r>
          </w:p>
        </w:tc>
        <w:tc>
          <w:tcPr>
            <w:tcW w:w="992" w:type="dxa"/>
            <w:tcBorders>
              <w:top w:val="nil"/>
              <w:left w:val="nil"/>
              <w:bottom w:val="nil"/>
              <w:right w:val="nil"/>
            </w:tcBorders>
            <w:shd w:val="clear" w:color="auto" w:fill="auto"/>
            <w:noWrap/>
            <w:vAlign w:val="bottom"/>
            <w:hideMark/>
          </w:tcPr>
          <w:p w14:paraId="461AE54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0.9</w:t>
            </w:r>
            <w:r>
              <w:rPr>
                <w:rFonts w:eastAsia="Times New Roman" w:cs="Times New Roman"/>
                <w:color w:val="000000"/>
                <w:sz w:val="22"/>
                <w:lang w:val="en-GB" w:eastAsia="en-GB"/>
              </w:rPr>
              <w:t>9</w:t>
            </w:r>
          </w:p>
        </w:tc>
      </w:tr>
      <w:tr w:rsidR="00BC0404" w:rsidRPr="00ED0515" w14:paraId="7F884C69" w14:textId="77777777" w:rsidTr="00BC0404">
        <w:trPr>
          <w:trHeight w:val="300"/>
        </w:trPr>
        <w:tc>
          <w:tcPr>
            <w:tcW w:w="851" w:type="dxa"/>
            <w:tcBorders>
              <w:top w:val="nil"/>
              <w:left w:val="nil"/>
              <w:bottom w:val="nil"/>
              <w:right w:val="nil"/>
            </w:tcBorders>
            <w:shd w:val="clear" w:color="auto" w:fill="auto"/>
            <w:noWrap/>
            <w:vAlign w:val="bottom"/>
            <w:hideMark/>
          </w:tcPr>
          <w:p w14:paraId="5CBBF013"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3</w:t>
            </w:r>
          </w:p>
        </w:tc>
        <w:tc>
          <w:tcPr>
            <w:tcW w:w="1569" w:type="dxa"/>
            <w:tcBorders>
              <w:top w:val="nil"/>
              <w:left w:val="nil"/>
              <w:bottom w:val="nil"/>
              <w:right w:val="nil"/>
            </w:tcBorders>
            <w:shd w:val="clear" w:color="auto" w:fill="auto"/>
            <w:noWrap/>
            <w:vAlign w:val="bottom"/>
            <w:hideMark/>
          </w:tcPr>
          <w:p w14:paraId="30F5E28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-65606.22</w:t>
            </w:r>
          </w:p>
        </w:tc>
        <w:tc>
          <w:tcPr>
            <w:tcW w:w="1266" w:type="dxa"/>
            <w:tcBorders>
              <w:top w:val="nil"/>
              <w:left w:val="nil"/>
              <w:bottom w:val="nil"/>
              <w:right w:val="nil"/>
            </w:tcBorders>
            <w:shd w:val="clear" w:color="auto" w:fill="auto"/>
            <w:noWrap/>
            <w:vAlign w:val="bottom"/>
            <w:hideMark/>
          </w:tcPr>
          <w:p w14:paraId="63FFC51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35.64</w:t>
            </w:r>
          </w:p>
        </w:tc>
        <w:tc>
          <w:tcPr>
            <w:tcW w:w="1559" w:type="dxa"/>
            <w:tcBorders>
              <w:top w:val="nil"/>
              <w:left w:val="nil"/>
              <w:bottom w:val="nil"/>
              <w:right w:val="nil"/>
            </w:tcBorders>
            <w:shd w:val="clear" w:color="auto" w:fill="auto"/>
            <w:noWrap/>
            <w:vAlign w:val="bottom"/>
            <w:hideMark/>
          </w:tcPr>
          <w:p w14:paraId="66389C6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tcBorders>
              <w:top w:val="nil"/>
              <w:left w:val="nil"/>
              <w:bottom w:val="nil"/>
              <w:right w:val="nil"/>
            </w:tcBorders>
            <w:shd w:val="clear" w:color="auto" w:fill="auto"/>
            <w:noWrap/>
            <w:vAlign w:val="bottom"/>
            <w:hideMark/>
          </w:tcPr>
          <w:p w14:paraId="24D428B4"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595.75</w:t>
            </w:r>
          </w:p>
        </w:tc>
        <w:tc>
          <w:tcPr>
            <w:tcW w:w="1985" w:type="dxa"/>
            <w:tcBorders>
              <w:top w:val="nil"/>
              <w:left w:val="nil"/>
              <w:bottom w:val="nil"/>
              <w:right w:val="nil"/>
            </w:tcBorders>
            <w:shd w:val="clear" w:color="auto" w:fill="auto"/>
            <w:noWrap/>
            <w:vAlign w:val="bottom"/>
            <w:hideMark/>
          </w:tcPr>
          <w:p w14:paraId="7A2A57B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1039.33</w:t>
            </w:r>
          </w:p>
        </w:tc>
        <w:tc>
          <w:tcPr>
            <w:tcW w:w="992" w:type="dxa"/>
            <w:tcBorders>
              <w:top w:val="nil"/>
              <w:left w:val="nil"/>
              <w:bottom w:val="nil"/>
              <w:right w:val="nil"/>
            </w:tcBorders>
            <w:shd w:val="clear" w:color="auto" w:fill="auto"/>
            <w:noWrap/>
            <w:vAlign w:val="bottom"/>
            <w:hideMark/>
          </w:tcPr>
          <w:p w14:paraId="45739E2F"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29.16</w:t>
            </w:r>
          </w:p>
        </w:tc>
      </w:tr>
      <w:tr w:rsidR="00BC0404" w:rsidRPr="00ED0515" w14:paraId="60BCC601" w14:textId="77777777" w:rsidTr="00BC0404">
        <w:trPr>
          <w:trHeight w:val="300"/>
        </w:trPr>
        <w:tc>
          <w:tcPr>
            <w:tcW w:w="851" w:type="dxa"/>
            <w:tcBorders>
              <w:top w:val="nil"/>
              <w:left w:val="nil"/>
              <w:bottom w:val="nil"/>
              <w:right w:val="nil"/>
            </w:tcBorders>
            <w:shd w:val="clear" w:color="auto" w:fill="auto"/>
            <w:noWrap/>
            <w:vAlign w:val="bottom"/>
            <w:hideMark/>
          </w:tcPr>
          <w:p w14:paraId="2AE84218"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4</w:t>
            </w:r>
          </w:p>
        </w:tc>
        <w:tc>
          <w:tcPr>
            <w:tcW w:w="1569" w:type="dxa"/>
            <w:tcBorders>
              <w:top w:val="nil"/>
              <w:left w:val="nil"/>
              <w:bottom w:val="nil"/>
              <w:right w:val="nil"/>
            </w:tcBorders>
            <w:shd w:val="clear" w:color="auto" w:fill="auto"/>
            <w:noWrap/>
            <w:vAlign w:val="bottom"/>
            <w:hideMark/>
          </w:tcPr>
          <w:p w14:paraId="2B3C669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-66049.8</w:t>
            </w:r>
          </w:p>
        </w:tc>
        <w:tc>
          <w:tcPr>
            <w:tcW w:w="1266" w:type="dxa"/>
            <w:tcBorders>
              <w:top w:val="nil"/>
              <w:left w:val="nil"/>
              <w:bottom w:val="nil"/>
              <w:right w:val="nil"/>
            </w:tcBorders>
            <w:shd w:val="clear" w:color="auto" w:fill="auto"/>
            <w:noWrap/>
            <w:vAlign w:val="bottom"/>
            <w:hideMark/>
          </w:tcPr>
          <w:p w14:paraId="473785F8"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193.7</w:t>
            </w:r>
            <w:r>
              <w:rPr>
                <w:rFonts w:eastAsia="Times New Roman" w:cs="Times New Roman"/>
                <w:color w:val="000000"/>
                <w:sz w:val="22"/>
                <w:lang w:val="en-GB" w:eastAsia="en-GB"/>
              </w:rPr>
              <w:t>8</w:t>
            </w:r>
          </w:p>
        </w:tc>
        <w:tc>
          <w:tcPr>
            <w:tcW w:w="1559" w:type="dxa"/>
            <w:tcBorders>
              <w:top w:val="nil"/>
              <w:left w:val="nil"/>
              <w:bottom w:val="nil"/>
              <w:right w:val="nil"/>
            </w:tcBorders>
            <w:shd w:val="clear" w:color="auto" w:fill="auto"/>
            <w:noWrap/>
            <w:vAlign w:val="bottom"/>
            <w:hideMark/>
          </w:tcPr>
          <w:p w14:paraId="381B44E6"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092F022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-443.58</w:t>
            </w:r>
          </w:p>
        </w:tc>
        <w:tc>
          <w:tcPr>
            <w:tcW w:w="1985" w:type="dxa"/>
            <w:tcBorders>
              <w:top w:val="nil"/>
              <w:left w:val="nil"/>
              <w:bottom w:val="nil"/>
              <w:right w:val="nil"/>
            </w:tcBorders>
            <w:shd w:val="clear" w:color="auto" w:fill="auto"/>
            <w:noWrap/>
            <w:vAlign w:val="bottom"/>
            <w:hideMark/>
          </w:tcPr>
          <w:p w14:paraId="6B732AE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702.34</w:t>
            </w:r>
          </w:p>
        </w:tc>
        <w:tc>
          <w:tcPr>
            <w:tcW w:w="992" w:type="dxa"/>
            <w:tcBorders>
              <w:top w:val="nil"/>
              <w:left w:val="nil"/>
              <w:bottom w:val="nil"/>
              <w:right w:val="nil"/>
            </w:tcBorders>
            <w:shd w:val="clear" w:color="auto" w:fill="auto"/>
            <w:noWrap/>
            <w:vAlign w:val="bottom"/>
            <w:hideMark/>
          </w:tcPr>
          <w:p w14:paraId="3C4290E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3.62</w:t>
            </w:r>
          </w:p>
        </w:tc>
      </w:tr>
      <w:tr w:rsidR="00BC0404" w:rsidRPr="00ED0515" w14:paraId="52A2E08D" w14:textId="77777777" w:rsidTr="00BC0404">
        <w:trPr>
          <w:trHeight w:val="300"/>
        </w:trPr>
        <w:tc>
          <w:tcPr>
            <w:tcW w:w="851" w:type="dxa"/>
            <w:tcBorders>
              <w:top w:val="nil"/>
              <w:left w:val="nil"/>
              <w:bottom w:val="nil"/>
              <w:right w:val="nil"/>
            </w:tcBorders>
            <w:shd w:val="clear" w:color="auto" w:fill="auto"/>
            <w:noWrap/>
            <w:vAlign w:val="bottom"/>
            <w:hideMark/>
          </w:tcPr>
          <w:p w14:paraId="4504EC08"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5</w:t>
            </w:r>
          </w:p>
        </w:tc>
        <w:tc>
          <w:tcPr>
            <w:tcW w:w="1569" w:type="dxa"/>
            <w:tcBorders>
              <w:top w:val="nil"/>
              <w:left w:val="nil"/>
              <w:bottom w:val="nil"/>
              <w:right w:val="nil"/>
            </w:tcBorders>
            <w:shd w:val="clear" w:color="auto" w:fill="auto"/>
            <w:noWrap/>
            <w:vAlign w:val="bottom"/>
            <w:hideMark/>
          </w:tcPr>
          <w:p w14:paraId="68DFB65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-67195.72</w:t>
            </w:r>
          </w:p>
        </w:tc>
        <w:tc>
          <w:tcPr>
            <w:tcW w:w="1266" w:type="dxa"/>
            <w:tcBorders>
              <w:top w:val="nil"/>
              <w:left w:val="nil"/>
              <w:bottom w:val="nil"/>
              <w:right w:val="nil"/>
            </w:tcBorders>
            <w:shd w:val="clear" w:color="auto" w:fill="auto"/>
            <w:noWrap/>
            <w:vAlign w:val="bottom"/>
            <w:hideMark/>
          </w:tcPr>
          <w:p w14:paraId="6961F8D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474.2</w:t>
            </w:r>
            <w:r>
              <w:rPr>
                <w:rFonts w:eastAsia="Times New Roman" w:cs="Times New Roman"/>
                <w:color w:val="000000"/>
                <w:sz w:val="22"/>
                <w:lang w:val="en-GB" w:eastAsia="en-GB"/>
              </w:rPr>
              <w:t>3</w:t>
            </w:r>
          </w:p>
        </w:tc>
        <w:tc>
          <w:tcPr>
            <w:tcW w:w="1559" w:type="dxa"/>
            <w:tcBorders>
              <w:top w:val="nil"/>
              <w:left w:val="nil"/>
              <w:bottom w:val="nil"/>
              <w:right w:val="nil"/>
            </w:tcBorders>
            <w:shd w:val="clear" w:color="auto" w:fill="auto"/>
            <w:noWrap/>
            <w:vAlign w:val="bottom"/>
            <w:hideMark/>
          </w:tcPr>
          <w:p w14:paraId="6E956CB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75794D7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-1145.92</w:t>
            </w:r>
          </w:p>
        </w:tc>
        <w:tc>
          <w:tcPr>
            <w:tcW w:w="1985" w:type="dxa"/>
            <w:tcBorders>
              <w:top w:val="nil"/>
              <w:left w:val="nil"/>
              <w:bottom w:val="nil"/>
              <w:right w:val="nil"/>
            </w:tcBorders>
            <w:shd w:val="clear" w:color="auto" w:fill="auto"/>
            <w:noWrap/>
            <w:vAlign w:val="bottom"/>
            <w:hideMark/>
          </w:tcPr>
          <w:p w14:paraId="499D170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332.66</w:t>
            </w:r>
          </w:p>
        </w:tc>
        <w:tc>
          <w:tcPr>
            <w:tcW w:w="992" w:type="dxa"/>
            <w:tcBorders>
              <w:top w:val="nil"/>
              <w:left w:val="nil"/>
              <w:bottom w:val="nil"/>
              <w:right w:val="nil"/>
            </w:tcBorders>
            <w:shd w:val="clear" w:color="auto" w:fill="auto"/>
            <w:noWrap/>
            <w:vAlign w:val="bottom"/>
            <w:hideMark/>
          </w:tcPr>
          <w:p w14:paraId="2A8886A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0.70</w:t>
            </w:r>
          </w:p>
        </w:tc>
      </w:tr>
      <w:tr w:rsidR="00BC0404" w:rsidRPr="00ED0515" w14:paraId="0D1100CF" w14:textId="77777777" w:rsidTr="00BC0404">
        <w:trPr>
          <w:trHeight w:val="300"/>
        </w:trPr>
        <w:tc>
          <w:tcPr>
            <w:tcW w:w="851" w:type="dxa"/>
            <w:tcBorders>
              <w:top w:val="nil"/>
              <w:left w:val="nil"/>
              <w:bottom w:val="nil"/>
              <w:right w:val="nil"/>
            </w:tcBorders>
            <w:shd w:val="clear" w:color="auto" w:fill="auto"/>
            <w:noWrap/>
            <w:vAlign w:val="bottom"/>
            <w:hideMark/>
          </w:tcPr>
          <w:p w14:paraId="4D8D7549"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6</w:t>
            </w:r>
          </w:p>
        </w:tc>
        <w:tc>
          <w:tcPr>
            <w:tcW w:w="1569" w:type="dxa"/>
            <w:tcBorders>
              <w:top w:val="nil"/>
              <w:left w:val="nil"/>
              <w:bottom w:val="nil"/>
              <w:right w:val="nil"/>
            </w:tcBorders>
            <w:shd w:val="clear" w:color="auto" w:fill="auto"/>
            <w:noWrap/>
            <w:vAlign w:val="bottom"/>
            <w:hideMark/>
          </w:tcPr>
          <w:p w14:paraId="46D95938"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-68008.98</w:t>
            </w:r>
          </w:p>
        </w:tc>
        <w:tc>
          <w:tcPr>
            <w:tcW w:w="1266" w:type="dxa"/>
            <w:tcBorders>
              <w:top w:val="nil"/>
              <w:left w:val="nil"/>
              <w:bottom w:val="nil"/>
              <w:right w:val="nil"/>
            </w:tcBorders>
            <w:shd w:val="clear" w:color="auto" w:fill="auto"/>
            <w:noWrap/>
            <w:vAlign w:val="bottom"/>
            <w:hideMark/>
          </w:tcPr>
          <w:p w14:paraId="1B40A22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610.1</w:t>
            </w:r>
            <w:r>
              <w:rPr>
                <w:rFonts w:eastAsia="Times New Roman" w:cs="Times New Roman"/>
                <w:color w:val="000000"/>
                <w:sz w:val="22"/>
                <w:lang w:val="en-GB" w:eastAsia="en-GB"/>
              </w:rPr>
              <w:t>4</w:t>
            </w:r>
          </w:p>
        </w:tc>
        <w:tc>
          <w:tcPr>
            <w:tcW w:w="1559" w:type="dxa"/>
            <w:tcBorders>
              <w:top w:val="nil"/>
              <w:left w:val="nil"/>
              <w:bottom w:val="nil"/>
              <w:right w:val="nil"/>
            </w:tcBorders>
            <w:shd w:val="clear" w:color="auto" w:fill="auto"/>
            <w:noWrap/>
            <w:vAlign w:val="bottom"/>
            <w:hideMark/>
          </w:tcPr>
          <w:p w14:paraId="199A29E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4A4589E9"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-813.26</w:t>
            </w:r>
          </w:p>
        </w:tc>
        <w:tc>
          <w:tcPr>
            <w:tcW w:w="1985" w:type="dxa"/>
            <w:tcBorders>
              <w:top w:val="nil"/>
              <w:left w:val="nil"/>
              <w:bottom w:val="nil"/>
              <w:right w:val="nil"/>
            </w:tcBorders>
            <w:shd w:val="clear" w:color="auto" w:fill="auto"/>
            <w:noWrap/>
            <w:vAlign w:val="bottom"/>
            <w:hideMark/>
          </w:tcPr>
          <w:p w14:paraId="68C87C1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350.2</w:t>
            </w:r>
            <w:r>
              <w:rPr>
                <w:rFonts w:eastAsia="Times New Roman" w:cs="Times New Roman"/>
                <w:color w:val="000000"/>
                <w:sz w:val="22"/>
                <w:lang w:val="en-GB" w:eastAsia="en-GB"/>
              </w:rPr>
              <w:t>0</w:t>
            </w:r>
          </w:p>
        </w:tc>
        <w:tc>
          <w:tcPr>
            <w:tcW w:w="992" w:type="dxa"/>
            <w:tcBorders>
              <w:top w:val="nil"/>
              <w:left w:val="nil"/>
              <w:bottom w:val="nil"/>
              <w:right w:val="nil"/>
            </w:tcBorders>
            <w:shd w:val="clear" w:color="auto" w:fill="auto"/>
            <w:noWrap/>
            <w:vAlign w:val="bottom"/>
            <w:hideMark/>
          </w:tcPr>
          <w:p w14:paraId="6E4CA2D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0.57</w:t>
            </w:r>
          </w:p>
        </w:tc>
      </w:tr>
      <w:tr w:rsidR="00BC0404" w:rsidRPr="00ED0515" w14:paraId="243C8ED5" w14:textId="77777777" w:rsidTr="00BC0404">
        <w:trPr>
          <w:trHeight w:val="300"/>
        </w:trPr>
        <w:tc>
          <w:tcPr>
            <w:tcW w:w="851" w:type="dxa"/>
            <w:tcBorders>
              <w:top w:val="nil"/>
              <w:left w:val="nil"/>
              <w:bottom w:val="nil"/>
              <w:right w:val="nil"/>
            </w:tcBorders>
            <w:shd w:val="clear" w:color="auto" w:fill="auto"/>
            <w:noWrap/>
            <w:vAlign w:val="bottom"/>
            <w:hideMark/>
          </w:tcPr>
          <w:p w14:paraId="6058B6E0"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7</w:t>
            </w:r>
          </w:p>
        </w:tc>
        <w:tc>
          <w:tcPr>
            <w:tcW w:w="1569" w:type="dxa"/>
            <w:tcBorders>
              <w:top w:val="nil"/>
              <w:left w:val="nil"/>
              <w:bottom w:val="nil"/>
              <w:right w:val="nil"/>
            </w:tcBorders>
            <w:shd w:val="clear" w:color="auto" w:fill="auto"/>
            <w:noWrap/>
            <w:vAlign w:val="bottom"/>
            <w:hideMark/>
          </w:tcPr>
          <w:p w14:paraId="466C99A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-69172.44</w:t>
            </w:r>
          </w:p>
        </w:tc>
        <w:tc>
          <w:tcPr>
            <w:tcW w:w="1266" w:type="dxa"/>
            <w:tcBorders>
              <w:top w:val="nil"/>
              <w:left w:val="nil"/>
              <w:bottom w:val="nil"/>
              <w:right w:val="nil"/>
            </w:tcBorders>
            <w:shd w:val="clear" w:color="auto" w:fill="auto"/>
            <w:noWrap/>
            <w:vAlign w:val="bottom"/>
            <w:hideMark/>
          </w:tcPr>
          <w:p w14:paraId="4F4E585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1435.8</w:t>
            </w:r>
            <w:r>
              <w:rPr>
                <w:rFonts w:eastAsia="Times New Roman" w:cs="Times New Roman"/>
                <w:color w:val="000000"/>
                <w:sz w:val="22"/>
                <w:lang w:val="en-GB" w:eastAsia="en-GB"/>
              </w:rPr>
              <w:t>4</w:t>
            </w:r>
          </w:p>
        </w:tc>
        <w:tc>
          <w:tcPr>
            <w:tcW w:w="1559" w:type="dxa"/>
            <w:tcBorders>
              <w:top w:val="nil"/>
              <w:left w:val="nil"/>
              <w:bottom w:val="nil"/>
              <w:right w:val="nil"/>
            </w:tcBorders>
            <w:shd w:val="clear" w:color="auto" w:fill="auto"/>
            <w:noWrap/>
            <w:vAlign w:val="bottom"/>
            <w:hideMark/>
          </w:tcPr>
          <w:p w14:paraId="0B9F7A1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001C7E16"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-1163.46</w:t>
            </w:r>
          </w:p>
        </w:tc>
        <w:tc>
          <w:tcPr>
            <w:tcW w:w="1985" w:type="dxa"/>
            <w:tcBorders>
              <w:top w:val="nil"/>
              <w:left w:val="nil"/>
              <w:bottom w:val="nil"/>
              <w:right w:val="nil"/>
            </w:tcBorders>
            <w:shd w:val="clear" w:color="auto" w:fill="auto"/>
            <w:noWrap/>
            <w:vAlign w:val="bottom"/>
            <w:hideMark/>
          </w:tcPr>
          <w:p w14:paraId="601DB369"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top w:val="nil"/>
              <w:left w:val="nil"/>
              <w:bottom w:val="nil"/>
              <w:right w:val="nil"/>
            </w:tcBorders>
            <w:shd w:val="clear" w:color="auto" w:fill="auto"/>
            <w:noWrap/>
            <w:vAlign w:val="bottom"/>
            <w:hideMark/>
          </w:tcPr>
          <w:p w14:paraId="6E789D6F"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70DFD6C2" w14:textId="77777777" w:rsidTr="00BC0404">
        <w:trPr>
          <w:trHeight w:val="300"/>
        </w:trPr>
        <w:tc>
          <w:tcPr>
            <w:tcW w:w="851" w:type="dxa"/>
            <w:tcBorders>
              <w:top w:val="single" w:sz="4" w:space="0" w:color="auto"/>
              <w:left w:val="nil"/>
              <w:bottom w:val="nil"/>
              <w:right w:val="nil"/>
            </w:tcBorders>
            <w:shd w:val="clear" w:color="auto" w:fill="auto"/>
            <w:noWrap/>
            <w:vAlign w:val="bottom"/>
            <w:hideMark/>
          </w:tcPr>
          <w:p w14:paraId="42403D3F" w14:textId="77777777" w:rsidR="00BC0404" w:rsidRPr="00ED0515" w:rsidRDefault="00BC0404" w:rsidP="00BC0404">
            <w:pPr>
              <w:spacing w:after="0" w:line="240" w:lineRule="auto"/>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Best </w:t>
            </w:r>
            <w:r w:rsidRPr="00ED0515">
              <w:rPr>
                <w:rFonts w:eastAsia="Times New Roman" w:cs="Times New Roman"/>
                <w:b/>
                <w:bCs/>
                <w:i/>
                <w:iCs/>
                <w:color w:val="000000"/>
                <w:sz w:val="22"/>
                <w:lang w:val="en-GB" w:eastAsia="en-GB"/>
              </w:rPr>
              <w:t>K</w:t>
            </w:r>
          </w:p>
        </w:tc>
        <w:tc>
          <w:tcPr>
            <w:tcW w:w="1569" w:type="dxa"/>
            <w:tcBorders>
              <w:top w:val="single" w:sz="4" w:space="0" w:color="auto"/>
              <w:left w:val="nil"/>
              <w:bottom w:val="nil"/>
              <w:right w:val="nil"/>
            </w:tcBorders>
            <w:shd w:val="clear" w:color="auto" w:fill="auto"/>
            <w:noWrap/>
            <w:vAlign w:val="bottom"/>
            <w:hideMark/>
          </w:tcPr>
          <w:p w14:paraId="357A78BF"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266" w:type="dxa"/>
            <w:tcBorders>
              <w:top w:val="single" w:sz="4" w:space="0" w:color="auto"/>
              <w:left w:val="nil"/>
              <w:bottom w:val="nil"/>
              <w:right w:val="nil"/>
            </w:tcBorders>
            <w:shd w:val="clear" w:color="auto" w:fill="auto"/>
            <w:noWrap/>
            <w:vAlign w:val="bottom"/>
            <w:hideMark/>
          </w:tcPr>
          <w:p w14:paraId="36770F94"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p>
        </w:tc>
        <w:tc>
          <w:tcPr>
            <w:tcW w:w="1559" w:type="dxa"/>
            <w:tcBorders>
              <w:top w:val="single" w:sz="4" w:space="0" w:color="auto"/>
              <w:left w:val="nil"/>
              <w:bottom w:val="nil"/>
              <w:right w:val="nil"/>
            </w:tcBorders>
            <w:shd w:val="clear" w:color="auto" w:fill="auto"/>
            <w:noWrap/>
            <w:vAlign w:val="bottom"/>
            <w:hideMark/>
          </w:tcPr>
          <w:p w14:paraId="109D7297"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134" w:type="dxa"/>
            <w:tcBorders>
              <w:top w:val="single" w:sz="4" w:space="0" w:color="auto"/>
              <w:left w:val="nil"/>
              <w:bottom w:val="nil"/>
              <w:right w:val="nil"/>
            </w:tcBorders>
            <w:shd w:val="clear" w:color="auto" w:fill="auto"/>
            <w:noWrap/>
            <w:vAlign w:val="bottom"/>
            <w:hideMark/>
          </w:tcPr>
          <w:p w14:paraId="0341CBD3"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3</w:t>
            </w:r>
          </w:p>
        </w:tc>
        <w:tc>
          <w:tcPr>
            <w:tcW w:w="1985" w:type="dxa"/>
            <w:tcBorders>
              <w:top w:val="single" w:sz="4" w:space="0" w:color="auto"/>
              <w:left w:val="nil"/>
              <w:bottom w:val="nil"/>
              <w:right w:val="nil"/>
            </w:tcBorders>
            <w:shd w:val="clear" w:color="auto" w:fill="auto"/>
            <w:noWrap/>
            <w:vAlign w:val="bottom"/>
            <w:hideMark/>
          </w:tcPr>
          <w:p w14:paraId="0E34FD47"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992" w:type="dxa"/>
            <w:tcBorders>
              <w:top w:val="single" w:sz="4" w:space="0" w:color="auto"/>
              <w:left w:val="nil"/>
              <w:bottom w:val="nil"/>
              <w:right w:val="nil"/>
            </w:tcBorders>
            <w:shd w:val="clear" w:color="auto" w:fill="auto"/>
            <w:noWrap/>
            <w:vAlign w:val="bottom"/>
            <w:hideMark/>
          </w:tcPr>
          <w:p w14:paraId="21E532F0"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3</w:t>
            </w:r>
          </w:p>
        </w:tc>
      </w:tr>
    </w:tbl>
    <w:p w14:paraId="4AD44546" w14:textId="0A6B3376" w:rsidR="00E576FE" w:rsidRDefault="00E576FE" w:rsidP="002040A9">
      <w:pPr>
        <w:rPr>
          <w:b/>
          <w:bCs/>
        </w:rPr>
      </w:pPr>
    </w:p>
    <w:p w14:paraId="4DA1DD34" w14:textId="77777777" w:rsidR="00E56A2D" w:rsidRDefault="00E56A2D" w:rsidP="002040A9">
      <w:pPr>
        <w:rPr>
          <w:b/>
          <w:bCs/>
        </w:rPr>
      </w:pPr>
    </w:p>
    <w:p w14:paraId="0C90AC1A" w14:textId="459B799F" w:rsidR="0027716E" w:rsidRDefault="0027716E" w:rsidP="0027716E">
      <w:pPr>
        <w:spacing w:after="0" w:line="240" w:lineRule="auto"/>
        <w:rPr>
          <w:rFonts w:eastAsia="Times New Roman" w:cs="Times New Roman"/>
          <w:b/>
          <w:bCs/>
          <w:i/>
          <w:iCs/>
          <w:color w:val="000000"/>
          <w:sz w:val="22"/>
          <w:lang w:val="en-GB" w:eastAsia="en-GB"/>
        </w:rPr>
      </w:pPr>
      <w:r w:rsidRPr="0027716E">
        <w:rPr>
          <w:rFonts w:eastAsia="Times New Roman" w:cs="Times New Roman"/>
          <w:b/>
          <w:bCs/>
          <w:i/>
          <w:iCs/>
          <w:color w:val="000000"/>
          <w:sz w:val="22"/>
          <w:lang w:val="en-GB" w:eastAsia="en-GB"/>
        </w:rPr>
        <w:t xml:space="preserve"> </w:t>
      </w:r>
    </w:p>
    <w:p w14:paraId="0F950B00" w14:textId="00146130" w:rsidR="0027716E" w:rsidRPr="00E56A2D" w:rsidRDefault="00E56A2D" w:rsidP="00E56A2D">
      <w:pPr>
        <w:spacing w:after="160" w:line="259" w:lineRule="auto"/>
        <w:rPr>
          <w:rFonts w:eastAsia="Times New Roman" w:cs="Times New Roman"/>
          <w:b/>
          <w:bCs/>
          <w:iCs/>
          <w:color w:val="000000"/>
          <w:sz w:val="22"/>
          <w:lang w:val="en-GB" w:eastAsia="en-GB"/>
        </w:rPr>
      </w:pPr>
      <w:r>
        <w:rPr>
          <w:rFonts w:eastAsia="Times New Roman" w:cs="Times New Roman"/>
          <w:b/>
          <w:bCs/>
          <w:iCs/>
          <w:color w:val="000000"/>
          <w:sz w:val="22"/>
          <w:lang w:val="en-GB" w:eastAsia="en-GB"/>
        </w:rPr>
        <w:br w:type="page"/>
      </w:r>
    </w:p>
    <w:p w14:paraId="0B1C54BB" w14:textId="6D3CFF26" w:rsidR="0027716E" w:rsidRDefault="00852421" w:rsidP="009A798F">
      <w:pPr>
        <w:spacing w:after="0" w:line="240" w:lineRule="auto"/>
        <w:rPr>
          <w:rFonts w:eastAsia="Times New Roman" w:cs="Times New Roman"/>
          <w:b/>
          <w:bCs/>
          <w:i/>
          <w:iCs/>
          <w:color w:val="000000"/>
          <w:sz w:val="22"/>
          <w:lang w:val="en-GB" w:eastAsia="en-GB"/>
        </w:rPr>
      </w:pPr>
      <w:r>
        <w:rPr>
          <w:noProof/>
          <w:lang w:val="de-LU" w:eastAsia="de-LU"/>
        </w:rPr>
        <w:lastRenderedPageBreak/>
        <mc:AlternateContent>
          <mc:Choice Requires="wps">
            <w:drawing>
              <wp:anchor distT="45720" distB="45720" distL="114300" distR="114300" simplePos="0" relativeHeight="251720704" behindDoc="1" locked="0" layoutInCell="1" allowOverlap="1" wp14:anchorId="56DC201B" wp14:editId="7E4B0754">
                <wp:simplePos x="0" y="0"/>
                <wp:positionH relativeFrom="column">
                  <wp:posOffset>-323850</wp:posOffset>
                </wp:positionH>
                <wp:positionV relativeFrom="paragraph">
                  <wp:posOffset>-76200</wp:posOffset>
                </wp:positionV>
                <wp:extent cx="420534" cy="31432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72B72FC1" w14:textId="77777777" w:rsidR="00394CAA" w:rsidRPr="00F3668F" w:rsidRDefault="00394CAA" w:rsidP="00852421">
                            <w:r w:rsidRPr="00F3668F">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DC201B" id="_x0000_t202" coordsize="21600,21600" o:spt="202" path="m,l,21600r21600,l21600,xe">
                <v:stroke joinstyle="miter"/>
                <v:path gradientshapeok="t" o:connecttype="rect"/>
              </v:shapetype>
              <v:shape id="Text Box 2" o:spid="_x0000_s1026" type="#_x0000_t202" style="position:absolute;margin-left:-25.5pt;margin-top:-6pt;width:33.1pt;height:24.7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" stroked="f">
                <v:textbox>
                  <w:txbxContent>
                    <w:p w14:paraId="72B72FC1" w14:textId="77777777" w:rsidR="00394CAA" w:rsidRPr="00F3668F" w:rsidRDefault="00394CAA" w:rsidP="00852421">
                      <w:r w:rsidRPr="00F3668F">
                        <w:t>A)</w:t>
                      </w:r>
                    </w:p>
                  </w:txbxContent>
                </v:textbox>
              </v:shape>
            </w:pict>
          </mc:Fallback>
        </mc:AlternateContent>
      </w:r>
      <w:r w:rsidR="0027716E" w:rsidRPr="00ED0515">
        <w:rPr>
          <w:rFonts w:eastAsia="Times New Roman" w:cs="Times New Roman"/>
          <w:b/>
          <w:bCs/>
          <w:i/>
          <w:iCs/>
          <w:color w:val="000000"/>
          <w:sz w:val="22"/>
          <w:lang w:val="en-GB" w:eastAsia="en-GB"/>
        </w:rPr>
        <w:t>M</w:t>
      </w:r>
      <w:r w:rsidR="0027716E">
        <w:rPr>
          <w:rFonts w:eastAsia="Times New Roman" w:cs="Times New Roman"/>
          <w:b/>
          <w:bCs/>
          <w:i/>
          <w:iCs/>
          <w:color w:val="000000"/>
          <w:sz w:val="22"/>
          <w:lang w:val="en-GB" w:eastAsia="en-GB"/>
        </w:rPr>
        <w:t>yathropa</w:t>
      </w:r>
      <w:r w:rsidR="0027716E" w:rsidRPr="00ED0515">
        <w:rPr>
          <w:rFonts w:eastAsia="Times New Roman" w:cs="Times New Roman"/>
          <w:b/>
          <w:bCs/>
          <w:i/>
          <w:iCs/>
          <w:color w:val="000000"/>
          <w:sz w:val="22"/>
          <w:lang w:val="en-GB" w:eastAsia="en-GB"/>
        </w:rPr>
        <w:t xml:space="preserve"> florea</w:t>
      </w:r>
    </w:p>
    <w:p w14:paraId="25B219A8" w14:textId="7284D71A" w:rsidR="00C92331" w:rsidRDefault="00C92331" w:rsidP="0027716E">
      <w:pPr>
        <w:spacing w:after="0" w:line="240" w:lineRule="auto"/>
      </w:pPr>
    </w:p>
    <w:p w14:paraId="064DCBF2" w14:textId="15D29F02" w:rsidR="00526715" w:rsidRDefault="00852421" w:rsidP="00186566">
      <w:pPr>
        <w:rPr>
          <w:b/>
          <w:bCs/>
        </w:rPr>
      </w:pPr>
      <w:r>
        <w:rPr>
          <w:noProof/>
          <w:lang w:val="de-LU" w:eastAsia="de-LU"/>
        </w:rPr>
        <mc:AlternateContent>
          <mc:Choice Requires="wps">
            <w:drawing>
              <wp:anchor distT="45720" distB="45720" distL="114300" distR="114300" simplePos="0" relativeHeight="251722752" behindDoc="1" locked="0" layoutInCell="1" allowOverlap="1" wp14:anchorId="07483BDC" wp14:editId="1BE14E3F">
                <wp:simplePos x="0" y="0"/>
                <wp:positionH relativeFrom="column">
                  <wp:posOffset>-323850</wp:posOffset>
                </wp:positionH>
                <wp:positionV relativeFrom="paragraph">
                  <wp:posOffset>2607310</wp:posOffset>
                </wp:positionV>
                <wp:extent cx="420534" cy="31432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18DB2499" w14:textId="7865037B" w:rsidR="00394CAA" w:rsidRPr="00F3668F" w:rsidRDefault="00394CAA" w:rsidP="00852421">
                            <w:r>
                              <w:t>B</w:t>
                            </w:r>
                            <w:r w:rsidRPr="00F3668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83BDC" id="_x0000_s1027" type="#_x0000_t202" style="position:absolute;margin-left:-25.5pt;margin-top:205.3pt;width:33.1pt;height:24.7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" stroked="f">
                <v:textbox>
                  <w:txbxContent>
                    <w:p w14:paraId="18DB2499" w14:textId="7865037B" w:rsidR="00394CAA" w:rsidRPr="00F3668F" w:rsidRDefault="00394CAA" w:rsidP="00852421">
                      <w:r>
                        <w:t>B</w:t>
                      </w:r>
                      <w:r w:rsidRPr="00F3668F">
                        <w:t>)</w:t>
                      </w:r>
                    </w:p>
                  </w:txbxContent>
                </v:textbox>
              </v:shape>
            </w:pict>
          </mc:Fallback>
        </mc:AlternateContent>
      </w:r>
      <w:r w:rsidR="00526715">
        <w:rPr>
          <w:noProof/>
          <w:lang w:val="de-LU" w:eastAsia="de-LU"/>
        </w:rPr>
        <mc:AlternateContent>
          <mc:Choice Requires="wps">
            <w:drawing>
              <wp:anchor distT="45720" distB="45720" distL="114300" distR="114300" simplePos="0" relativeHeight="251718656" behindDoc="0" locked="0" layoutInCell="1" allowOverlap="1" wp14:anchorId="4EDFC424" wp14:editId="3D1AE7DC">
                <wp:simplePos x="0" y="0"/>
                <wp:positionH relativeFrom="column">
                  <wp:posOffset>1352550</wp:posOffset>
                </wp:positionH>
                <wp:positionV relativeFrom="paragraph">
                  <wp:posOffset>2273935</wp:posOffset>
                </wp:positionV>
                <wp:extent cx="4152900" cy="3143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14325"/>
                        </a:xfrm>
                        <a:prstGeom prst="rect">
                          <a:avLst/>
                        </a:prstGeom>
                        <a:solidFill>
                          <a:srgbClr val="FFFFFF"/>
                        </a:solidFill>
                        <a:ln w="9525">
                          <a:noFill/>
                          <a:miter lim="800000"/>
                          <a:headEnd/>
                          <a:tailEnd/>
                        </a:ln>
                      </wps:spPr>
                      <wps:txbx>
                        <w:txbxContent>
                          <w:p w14:paraId="455FD93B" w14:textId="0B88441B" w:rsidR="00394CAA" w:rsidRDefault="00394CAA" w:rsidP="00C84320">
                            <w:r>
                              <w:t>Cologne</w:t>
                            </w:r>
                            <w:r>
                              <w:tab/>
                            </w:r>
                            <w:r>
                              <w:tab/>
                            </w:r>
                            <w:r>
                              <w:tab/>
                              <w:t xml:space="preserve">                       Luxembourg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C424" id="_x0000_s1028" type="#_x0000_t202" style="position:absolute;margin-left:106.5pt;margin-top:179.05pt;width:327pt;height:24.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" stroked="f">
                <v:textbox>
                  <w:txbxContent>
                    <w:p w14:paraId="455FD93B" w14:textId="0B88441B" w:rsidR="00394CAA" w:rsidRDefault="00394CAA" w:rsidP="00C84320">
                      <w:r>
                        <w:t>Cologne</w:t>
                      </w:r>
                      <w:r>
                        <w:tab/>
                      </w:r>
                      <w:r>
                        <w:tab/>
                      </w:r>
                      <w:r>
                        <w:tab/>
                        <w:t xml:space="preserve">                       Luxembourg</w:t>
                      </w:r>
                    </w:p>
                  </w:txbxContent>
                </v:textbox>
              </v:shape>
            </w:pict>
          </mc:Fallback>
        </mc:AlternateContent>
      </w:r>
      <w:r w:rsidR="00526715">
        <w:rPr>
          <w:noProof/>
          <w:lang w:val="de-LU" w:eastAsia="de-LU"/>
        </w:rPr>
        <w:drawing>
          <wp:inline distT="0" distB="0" distL="0" distR="0" wp14:anchorId="12459EB7" wp14:editId="68645011">
            <wp:extent cx="5731510" cy="1096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96010"/>
                    </a:xfrm>
                    <a:prstGeom prst="rect">
                      <a:avLst/>
                    </a:prstGeom>
                  </pic:spPr>
                </pic:pic>
              </a:graphicData>
            </a:graphic>
          </wp:inline>
        </w:drawing>
      </w:r>
      <w:r w:rsidR="00526715">
        <w:rPr>
          <w:noProof/>
          <w:lang w:val="de-LU" w:eastAsia="de-LU"/>
        </w:rPr>
        <w:drawing>
          <wp:inline distT="0" distB="0" distL="0" distR="0" wp14:anchorId="0EBDD5DD" wp14:editId="01944582">
            <wp:extent cx="5731510" cy="1074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4420"/>
                    </a:xfrm>
                    <a:prstGeom prst="rect">
                      <a:avLst/>
                    </a:prstGeom>
                  </pic:spPr>
                </pic:pic>
              </a:graphicData>
            </a:graphic>
          </wp:inline>
        </w:drawing>
      </w:r>
    </w:p>
    <w:p w14:paraId="421001A7" w14:textId="58E64ADB" w:rsidR="00526715" w:rsidRDefault="00852421" w:rsidP="00186566">
      <w:pPr>
        <w:rPr>
          <w:b/>
          <w:bCs/>
        </w:rPr>
      </w:pPr>
      <w:r>
        <w:rPr>
          <w:noProof/>
          <w:lang w:val="de-LU" w:eastAsia="de-LU"/>
        </w:rPr>
        <mc:AlternateContent>
          <mc:Choice Requires="wps">
            <w:drawing>
              <wp:anchor distT="45720" distB="45720" distL="114300" distR="114300" simplePos="0" relativeHeight="251667456" behindDoc="0" locked="0" layoutInCell="1" allowOverlap="1" wp14:anchorId="5A23786F" wp14:editId="5C8856B6">
                <wp:simplePos x="0" y="0"/>
                <wp:positionH relativeFrom="column">
                  <wp:posOffset>1603375</wp:posOffset>
                </wp:positionH>
                <wp:positionV relativeFrom="paragraph">
                  <wp:posOffset>3601085</wp:posOffset>
                </wp:positionV>
                <wp:extent cx="3905250" cy="314325"/>
                <wp:effectExtent l="0" t="0" r="0"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520E6485" w14:textId="386E1118" w:rsidR="00394CAA" w:rsidRDefault="00394CAA" w:rsidP="00B41FD6">
                            <w:r>
                              <w:t>Luxembourg</w:t>
                            </w:r>
                            <w:r>
                              <w:tab/>
                            </w:r>
                            <w:r>
                              <w:tab/>
                            </w:r>
                            <w:r>
                              <w:tab/>
                            </w:r>
                            <w:r>
                              <w:tab/>
                              <w:t xml:space="preserve">       Cologne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786F" id="_x0000_s1029" type="#_x0000_t202" style="position:absolute;margin-left:126.25pt;margin-top:283.55pt;width:307.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" stroked="f">
                <v:textbox>
                  <w:txbxContent>
                    <w:p w14:paraId="520E6485" w14:textId="386E1118" w:rsidR="00394CAA" w:rsidRDefault="00394CAA" w:rsidP="00B41FD6">
                      <w:r>
                        <w:t>Luxembourg</w:t>
                      </w:r>
                      <w:r>
                        <w:tab/>
                      </w:r>
                      <w:r>
                        <w:tab/>
                      </w:r>
                      <w:r>
                        <w:tab/>
                      </w:r>
                      <w:r>
                        <w:tab/>
                        <w:t xml:space="preserve">       Cologne</w:t>
                      </w:r>
                    </w:p>
                  </w:txbxContent>
                </v:textbox>
              </v:shape>
            </w:pict>
          </mc:Fallback>
        </mc:AlternateContent>
      </w:r>
      <w:r w:rsidR="009A798F" w:rsidRPr="00ED0515">
        <w:rPr>
          <w:rFonts w:eastAsia="Times New Roman" w:cs="Times New Roman"/>
          <w:b/>
          <w:bCs/>
          <w:i/>
          <w:iCs/>
          <w:color w:val="000000"/>
          <w:sz w:val="22"/>
          <w:lang w:val="en-GB" w:eastAsia="en-GB"/>
        </w:rPr>
        <w:t>S</w:t>
      </w:r>
      <w:r w:rsidR="009A798F">
        <w:rPr>
          <w:rFonts w:eastAsia="Times New Roman" w:cs="Times New Roman"/>
          <w:b/>
          <w:bCs/>
          <w:i/>
          <w:iCs/>
          <w:color w:val="000000"/>
          <w:sz w:val="22"/>
          <w:lang w:val="en-GB" w:eastAsia="en-GB"/>
        </w:rPr>
        <w:t>yritta</w:t>
      </w:r>
      <w:r w:rsidR="009A798F" w:rsidRPr="00ED0515">
        <w:rPr>
          <w:rFonts w:eastAsia="Times New Roman" w:cs="Times New Roman"/>
          <w:b/>
          <w:bCs/>
          <w:i/>
          <w:iCs/>
          <w:color w:val="000000"/>
          <w:sz w:val="22"/>
          <w:lang w:val="en-GB" w:eastAsia="en-GB"/>
        </w:rPr>
        <w:t xml:space="preserve"> pipiens</w:t>
      </w:r>
      <w:r w:rsidR="00526715">
        <w:rPr>
          <w:noProof/>
          <w:lang w:val="de-LU" w:eastAsia="de-LU"/>
        </w:rPr>
        <w:drawing>
          <wp:inline distT="0" distB="0" distL="0" distR="0" wp14:anchorId="72D3557E" wp14:editId="111937FE">
            <wp:extent cx="5731510" cy="1104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3956"/>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r w:rsidR="00526715">
        <w:rPr>
          <w:noProof/>
          <w:lang w:val="de-LU" w:eastAsia="de-LU"/>
        </w:rPr>
        <w:drawing>
          <wp:inline distT="0" distB="0" distL="0" distR="0" wp14:anchorId="3F9553F8" wp14:editId="749A7125">
            <wp:extent cx="5731510" cy="102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168" b="37584"/>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r w:rsidR="00526715">
        <w:rPr>
          <w:noProof/>
          <w:lang w:val="de-LU" w:eastAsia="de-LU"/>
        </w:rPr>
        <w:drawing>
          <wp:inline distT="0" distB="0" distL="0" distR="0" wp14:anchorId="4E2880D4" wp14:editId="67571A3F">
            <wp:extent cx="5731510" cy="1051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213" b="1"/>
                    <a:stretch/>
                  </pic:blipFill>
                  <pic:spPr bwMode="auto">
                    <a:xfrm>
                      <a:off x="0" y="0"/>
                      <a:ext cx="5731510" cy="1051560"/>
                    </a:xfrm>
                    <a:prstGeom prst="rect">
                      <a:avLst/>
                    </a:prstGeom>
                    <a:ln>
                      <a:noFill/>
                    </a:ln>
                    <a:extLst>
                      <a:ext uri="{53640926-AAD7-44D8-BBD7-CCE9431645EC}">
                        <a14:shadowObscured xmlns:a14="http://schemas.microsoft.com/office/drawing/2010/main"/>
                      </a:ext>
                    </a:extLst>
                  </pic:spPr>
                </pic:pic>
              </a:graphicData>
            </a:graphic>
          </wp:inline>
        </w:drawing>
      </w:r>
    </w:p>
    <w:p w14:paraId="46328FF7" w14:textId="77777777" w:rsidR="00CF48E1" w:rsidRDefault="00C84320" w:rsidP="00186566">
      <w:pPr>
        <w:rPr>
          <w:b/>
          <w:bCs/>
        </w:rPr>
      </w:pPr>
      <w:r w:rsidRPr="007717BC">
        <w:rPr>
          <w:b/>
          <w:bCs/>
        </w:rPr>
        <w:t xml:space="preserve"> </w:t>
      </w:r>
    </w:p>
    <w:p w14:paraId="154A84F1" w14:textId="6A40BE92" w:rsidR="00026F81" w:rsidRDefault="007717BC" w:rsidP="00186566">
      <w:r w:rsidRPr="007717BC">
        <w:rPr>
          <w:b/>
          <w:bCs/>
        </w:rPr>
        <w:t>Fig</w:t>
      </w:r>
      <w:r w:rsidR="002040A9">
        <w:rPr>
          <w:b/>
          <w:bCs/>
        </w:rPr>
        <w:t>ure</w:t>
      </w:r>
      <w:r w:rsidRPr="007717BC">
        <w:rPr>
          <w:b/>
          <w:bCs/>
        </w:rPr>
        <w:t xml:space="preserve"> 2</w:t>
      </w:r>
      <w:r w:rsidR="002040A9">
        <w:rPr>
          <w:b/>
          <w:bCs/>
        </w:rPr>
        <w:t>.</w:t>
      </w:r>
      <w:r>
        <w:rPr>
          <w:b/>
          <w:bCs/>
        </w:rPr>
        <w:t xml:space="preserve"> </w:t>
      </w:r>
      <w:r w:rsidR="000211A1" w:rsidRPr="000211A1">
        <w:t>A</w:t>
      </w:r>
      <w:r w:rsidR="002040A9">
        <w:t>verage cluster assignment the best solution</w:t>
      </w:r>
      <w:r w:rsidR="00ED0515">
        <w:t>s</w:t>
      </w:r>
      <w:r w:rsidR="00602B8B">
        <w:t xml:space="preserve">. A) </w:t>
      </w:r>
      <w:r w:rsidR="002040A9" w:rsidRPr="003C3A52">
        <w:rPr>
          <w:i/>
          <w:iCs/>
        </w:rPr>
        <w:t>K</w:t>
      </w:r>
      <w:r w:rsidR="002040A9">
        <w:t>=2</w:t>
      </w:r>
      <w:r w:rsidR="000211A1">
        <w:t xml:space="preserve"> and </w:t>
      </w:r>
      <w:r w:rsidR="003C3A52">
        <w:rPr>
          <w:i/>
          <w:iCs/>
        </w:rPr>
        <w:t>K</w:t>
      </w:r>
      <w:r w:rsidR="000211A1">
        <w:t>=6</w:t>
      </w:r>
      <w:r w:rsidR="003C3A52">
        <w:t xml:space="preserve"> for </w:t>
      </w:r>
      <w:r w:rsidR="000C6407">
        <w:rPr>
          <w:i/>
          <w:iCs/>
        </w:rPr>
        <w:t>M. florea</w:t>
      </w:r>
      <w:r w:rsidR="00602B8B">
        <w:t>;</w:t>
      </w:r>
      <w:r w:rsidR="003C3A52">
        <w:t xml:space="preserve"> </w:t>
      </w:r>
      <w:r w:rsidR="00602B8B">
        <w:t xml:space="preserve">B) </w:t>
      </w:r>
      <w:r w:rsidR="003C3A52" w:rsidRPr="003C3A52">
        <w:rPr>
          <w:i/>
          <w:iCs/>
        </w:rPr>
        <w:t>K</w:t>
      </w:r>
      <w:r w:rsidR="003C3A52">
        <w:t xml:space="preserve">=1, </w:t>
      </w:r>
      <w:r w:rsidR="003C3A52" w:rsidRPr="003C3A52">
        <w:rPr>
          <w:i/>
          <w:iCs/>
        </w:rPr>
        <w:t>K</w:t>
      </w:r>
      <w:r w:rsidR="003C3A52">
        <w:t xml:space="preserve">=2, and </w:t>
      </w:r>
      <w:r w:rsidR="003C3A52" w:rsidRPr="003C3A52">
        <w:rPr>
          <w:i/>
          <w:iCs/>
        </w:rPr>
        <w:t>K</w:t>
      </w:r>
      <w:r w:rsidR="003C3A52">
        <w:t xml:space="preserve">=3 for </w:t>
      </w:r>
      <w:r w:rsidR="000C6407">
        <w:rPr>
          <w:i/>
          <w:iCs/>
        </w:rPr>
        <w:t>S. pipiens</w:t>
      </w:r>
      <w:r w:rsidR="00C92331">
        <w:t>.</w:t>
      </w:r>
      <w:r w:rsidR="00B41FD6">
        <w:t xml:space="preserve"> </w:t>
      </w:r>
      <w:r w:rsidR="00C92331">
        <w:t xml:space="preserve">Note that for </w:t>
      </w:r>
      <w:r w:rsidR="00C92331" w:rsidRPr="00C92331">
        <w:rPr>
          <w:i/>
          <w:iCs/>
        </w:rPr>
        <w:t>K</w:t>
      </w:r>
      <w:r w:rsidR="00C92331">
        <w:t>=</w:t>
      </w:r>
      <w:r w:rsidR="006150F2">
        <w:t>6</w:t>
      </w:r>
      <w:r w:rsidR="00C92331">
        <w:t xml:space="preserve"> </w:t>
      </w:r>
      <w:r w:rsidR="006150F2">
        <w:t>(</w:t>
      </w:r>
      <w:r w:rsidR="006150F2">
        <w:rPr>
          <w:i/>
          <w:iCs/>
        </w:rPr>
        <w:t>M. florea</w:t>
      </w:r>
      <w:r w:rsidR="006150F2">
        <w:t>)</w:t>
      </w:r>
      <w:r w:rsidR="006150F2" w:rsidRPr="006150F2">
        <w:t xml:space="preserve"> </w:t>
      </w:r>
      <w:r w:rsidR="00C92331">
        <w:t xml:space="preserve">and </w:t>
      </w:r>
      <w:r w:rsidR="00C92331" w:rsidRPr="00C92331">
        <w:rPr>
          <w:i/>
          <w:iCs/>
        </w:rPr>
        <w:t>K</w:t>
      </w:r>
      <w:r w:rsidR="00C92331">
        <w:t xml:space="preserve">=3 </w:t>
      </w:r>
      <w:r w:rsidR="006150F2">
        <w:t>(</w:t>
      </w:r>
      <w:r w:rsidR="006150F2">
        <w:rPr>
          <w:i/>
          <w:iCs/>
        </w:rPr>
        <w:t>S. pipiens</w:t>
      </w:r>
      <w:r w:rsidR="006150F2">
        <w:t xml:space="preserve">) </w:t>
      </w:r>
      <w:r w:rsidR="00C92331">
        <w:t>we displayed the average of runs for the major mode.</w:t>
      </w:r>
      <w:r w:rsidR="008F46E6">
        <w:t xml:space="preserve"> Sample sizes ratios are divided among pop as follows: 32% </w:t>
      </w:r>
      <w:r w:rsidR="009D20B1">
        <w:t>(</w:t>
      </w:r>
      <w:r w:rsidR="009D20B1">
        <w:rPr>
          <w:i/>
          <w:iCs/>
        </w:rPr>
        <w:t xml:space="preserve">M. </w:t>
      </w:r>
      <w:r w:rsidR="009D20B1" w:rsidRPr="009D20B1">
        <w:t>florea</w:t>
      </w:r>
      <w:r w:rsidR="009D20B1">
        <w:t xml:space="preserve">) </w:t>
      </w:r>
      <w:r w:rsidR="009D20B1" w:rsidRPr="009D20B1">
        <w:t>and</w:t>
      </w:r>
      <w:r w:rsidR="009D20B1">
        <w:t xml:space="preserve"> 70% (</w:t>
      </w:r>
      <w:r w:rsidR="009D20B1">
        <w:rPr>
          <w:i/>
          <w:iCs/>
        </w:rPr>
        <w:t xml:space="preserve">S. </w:t>
      </w:r>
      <w:r w:rsidR="009D20B1" w:rsidRPr="009D20B1">
        <w:t>pipiens</w:t>
      </w:r>
      <w:r w:rsidR="009D20B1">
        <w:t xml:space="preserve">) </w:t>
      </w:r>
      <w:r w:rsidR="008F46E6" w:rsidRPr="009D20B1">
        <w:t>in</w:t>
      </w:r>
      <w:r w:rsidR="009D20B1">
        <w:t>dividuals from</w:t>
      </w:r>
      <w:r w:rsidR="008F46E6">
        <w:t xml:space="preserve"> Luxembourg</w:t>
      </w:r>
      <w:r w:rsidR="009D20B1">
        <w:t>.</w:t>
      </w:r>
    </w:p>
    <w:p w14:paraId="653A5BAE" w14:textId="6C12A019" w:rsidR="00DF4911" w:rsidRPr="00A90F45" w:rsidRDefault="002C3192" w:rsidP="00186566">
      <w:pPr>
        <w:rPr>
          <w:noProof/>
          <w:lang w:val="en-GB"/>
        </w:rPr>
      </w:pPr>
      <w:r w:rsidRPr="008247FA">
        <w:rPr>
          <w:noProof/>
          <w:lang w:val="de-LU" w:eastAsia="de-LU"/>
        </w:rPr>
        <w:lastRenderedPageBreak/>
        <w:drawing>
          <wp:anchor distT="0" distB="0" distL="114300" distR="114300" simplePos="0" relativeHeight="251689984" behindDoc="0" locked="0" layoutInCell="1" allowOverlap="1" wp14:anchorId="45E9627E" wp14:editId="4531D901">
            <wp:simplePos x="0" y="0"/>
            <wp:positionH relativeFrom="column">
              <wp:posOffset>3336290</wp:posOffset>
            </wp:positionH>
            <wp:positionV relativeFrom="paragraph">
              <wp:posOffset>552450</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78" b="7934"/>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r w:rsidR="00F3668F">
        <w:rPr>
          <w:noProof/>
          <w:lang w:val="de-LU" w:eastAsia="de-LU"/>
        </w:rPr>
        <mc:AlternateContent>
          <mc:Choice Requires="wps">
            <w:drawing>
              <wp:anchor distT="45720" distB="45720" distL="114300" distR="114300" simplePos="0" relativeHeight="251703296" behindDoc="0" locked="0" layoutInCell="1" allowOverlap="1" wp14:anchorId="0D7D5C6E" wp14:editId="32883B0C">
                <wp:simplePos x="0" y="0"/>
                <wp:positionH relativeFrom="column">
                  <wp:posOffset>-48947</wp:posOffset>
                </wp:positionH>
                <wp:positionV relativeFrom="paragraph">
                  <wp:posOffset>460839</wp:posOffset>
                </wp:positionV>
                <wp:extent cx="420534" cy="314325"/>
                <wp:effectExtent l="0" t="0" r="0" b="952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66FA514B" w14:textId="6A458242" w:rsidR="00394CAA" w:rsidRPr="00F3668F" w:rsidRDefault="00394CAA" w:rsidP="00F3668F">
                            <w:r w:rsidRPr="00F3668F">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5C6E" id="_x0000_s1030" type="#_x0000_t202" style="position:absolute;margin-left:-3.85pt;margin-top:36.3pt;width:33.1pt;height:24.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" stroked="f">
                <v:textbox>
                  <w:txbxContent>
                    <w:p w14:paraId="66FA514B" w14:textId="6A458242" w:rsidR="00394CAA" w:rsidRPr="00F3668F" w:rsidRDefault="00394CAA" w:rsidP="00F3668F">
                      <w:r w:rsidRPr="00F3668F">
                        <w:t>A)</w:t>
                      </w:r>
                    </w:p>
                  </w:txbxContent>
                </v:textbox>
              </v:shape>
            </w:pict>
          </mc:Fallback>
        </mc:AlternateContent>
      </w:r>
      <w:r w:rsidR="00F3668F">
        <w:rPr>
          <w:noProof/>
          <w:lang w:val="de-LU" w:eastAsia="de-LU"/>
        </w:rPr>
        <mc:AlternateContent>
          <mc:Choice Requires="wps">
            <w:drawing>
              <wp:anchor distT="45720" distB="45720" distL="114300" distR="114300" simplePos="0" relativeHeight="251693056" behindDoc="1" locked="0" layoutInCell="1" allowOverlap="1" wp14:anchorId="4B023170" wp14:editId="2F4E00D2">
                <wp:simplePos x="0" y="0"/>
                <wp:positionH relativeFrom="column">
                  <wp:posOffset>-156210</wp:posOffset>
                </wp:positionH>
                <wp:positionV relativeFrom="paragraph">
                  <wp:posOffset>1285240</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5CAE59F" w14:textId="6E04C204" w:rsidR="00394CAA" w:rsidRPr="00F3668F" w:rsidRDefault="00394CAA" w:rsidP="00DF4911">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23170" id="_x0000_s1031" type="#_x0000_t202" style="position:absolute;margin-left:-12.3pt;margin-top:101.2pt;width:53.8pt;height:24.75pt;rotation:-90;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" stroked="f">
                <v:textbox>
                  <w:txbxContent>
                    <w:p w14:paraId="35CAE59F" w14:textId="6E04C204" w:rsidR="00394CAA" w:rsidRPr="00F3668F" w:rsidRDefault="00394CAA" w:rsidP="00DF4911">
                      <w:pPr>
                        <w:rPr>
                          <w:sz w:val="20"/>
                        </w:rPr>
                      </w:pPr>
                      <w:r w:rsidRPr="00F3668F">
                        <w:rPr>
                          <w:sz w:val="20"/>
                        </w:rPr>
                        <w:t>Density</w:t>
                      </w:r>
                    </w:p>
                  </w:txbxContent>
                </v:textbox>
              </v:shape>
            </w:pict>
          </mc:Fallback>
        </mc:AlternateContent>
      </w:r>
      <w:r w:rsidR="00F3668F">
        <w:rPr>
          <w:noProof/>
          <w:lang w:val="de-LU" w:eastAsia="de-LU"/>
        </w:rPr>
        <mc:AlternateContent>
          <mc:Choice Requires="wps">
            <w:drawing>
              <wp:anchor distT="45720" distB="45720" distL="114300" distR="114300" simplePos="0" relativeHeight="251701248" behindDoc="0" locked="0" layoutInCell="1" allowOverlap="1" wp14:anchorId="0C9C2C7A" wp14:editId="66275232">
                <wp:simplePos x="0" y="0"/>
                <wp:positionH relativeFrom="column">
                  <wp:posOffset>1170511</wp:posOffset>
                </wp:positionH>
                <wp:positionV relativeFrom="paragraph">
                  <wp:posOffset>-177611</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09CAEFB0" w14:textId="2B68EE6B" w:rsidR="00394CAA" w:rsidRDefault="00394CAA" w:rsidP="00F3668F">
                            <w:r>
                              <w:rPr>
                                <w:i/>
                              </w:rPr>
                              <w:t xml:space="preserve">M. florea </w:t>
                            </w:r>
                            <w:r>
                              <w:rPr>
                                <w:i/>
                              </w:rPr>
                              <w:tab/>
                            </w:r>
                            <w:r>
                              <w:rPr>
                                <w:i/>
                              </w:rPr>
                              <w:tab/>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C2C7A" id="_x0000_s1032" type="#_x0000_t202" style="position:absolute;margin-left:92.15pt;margin-top:-14pt;width:307.5pt;height:24.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" stroked="f">
                <v:textbox>
                  <w:txbxContent>
                    <w:p w14:paraId="09CAEFB0" w14:textId="2B68EE6B" w:rsidR="00394CAA" w:rsidRDefault="00394CAA" w:rsidP="00F3668F">
                      <w:r>
                        <w:rPr>
                          <w:i/>
                        </w:rPr>
                        <w:t xml:space="preserve">M. florea </w:t>
                      </w:r>
                      <w:r>
                        <w:rPr>
                          <w:i/>
                        </w:rPr>
                        <w:tab/>
                      </w:r>
                      <w:r>
                        <w:rPr>
                          <w:i/>
                        </w:rPr>
                        <w:tab/>
                      </w:r>
                      <w:r>
                        <w:rPr>
                          <w:i/>
                        </w:rPr>
                        <w:tab/>
                      </w:r>
                      <w:r>
                        <w:rPr>
                          <w:i/>
                        </w:rPr>
                        <w:tab/>
                      </w:r>
                      <w:r>
                        <w:rPr>
                          <w:i/>
                        </w:rPr>
                        <w:tab/>
                        <w:t xml:space="preserve">      S. pipiens</w:t>
                      </w:r>
                    </w:p>
                  </w:txbxContent>
                </v:textbox>
              </v:shape>
            </w:pict>
          </mc:Fallback>
        </mc:AlternateContent>
      </w:r>
      <w:r w:rsidR="007306E4" w:rsidRPr="00A90F45">
        <w:rPr>
          <w:noProof/>
          <w:lang w:val="en-GB"/>
        </w:rPr>
        <w:t xml:space="preserve"> </w:t>
      </w:r>
    </w:p>
    <w:p w14:paraId="07DA22E6" w14:textId="26EDBF01" w:rsidR="00DF4911" w:rsidRPr="00A90F45" w:rsidRDefault="002C3192" w:rsidP="00186566">
      <w:pPr>
        <w:rPr>
          <w:noProof/>
          <w:lang w:val="en-GB"/>
        </w:rPr>
      </w:pPr>
      <w:r w:rsidRPr="0091056A">
        <w:rPr>
          <w:noProof/>
          <w:lang w:val="de-LU" w:eastAsia="de-LU"/>
        </w:rPr>
        <w:drawing>
          <wp:anchor distT="0" distB="0" distL="114300" distR="114300" simplePos="0" relativeHeight="251709440" behindDoc="1" locked="0" layoutInCell="1" allowOverlap="1" wp14:anchorId="27A6DEC5" wp14:editId="7AEAF831">
            <wp:simplePos x="0" y="0"/>
            <wp:positionH relativeFrom="column">
              <wp:posOffset>238125</wp:posOffset>
            </wp:positionH>
            <wp:positionV relativeFrom="paragraph">
              <wp:posOffset>22860</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886" b="7867"/>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CA6E1C" w14:textId="17F35633" w:rsidR="00DF4911" w:rsidRPr="00A90F45" w:rsidRDefault="00DF4911" w:rsidP="00186566">
      <w:pPr>
        <w:rPr>
          <w:noProof/>
          <w:lang w:val="en-GB"/>
        </w:rPr>
      </w:pPr>
    </w:p>
    <w:p w14:paraId="1F618EF6" w14:textId="6A2AAC26" w:rsidR="00DF4911" w:rsidRPr="00A90F45" w:rsidRDefault="00DF4911" w:rsidP="00186566">
      <w:pPr>
        <w:rPr>
          <w:noProof/>
          <w:lang w:val="en-GB"/>
        </w:rPr>
      </w:pPr>
    </w:p>
    <w:p w14:paraId="5E389E4C" w14:textId="2194D7CB" w:rsidR="00DF4911" w:rsidRPr="00A90F45" w:rsidRDefault="002C3192" w:rsidP="00186566">
      <w:pPr>
        <w:rPr>
          <w:noProof/>
          <w:lang w:val="en-GB"/>
        </w:rPr>
      </w:pPr>
      <w:r>
        <w:rPr>
          <w:noProof/>
          <w:lang w:val="de-LU" w:eastAsia="de-LU"/>
        </w:rPr>
        <mc:AlternateContent>
          <mc:Choice Requires="wps">
            <w:drawing>
              <wp:anchor distT="45720" distB="45720" distL="114300" distR="114300" simplePos="0" relativeHeight="251686912" behindDoc="1" locked="0" layoutInCell="1" allowOverlap="1" wp14:anchorId="787BA45C" wp14:editId="67C6D0C1">
                <wp:simplePos x="0" y="0"/>
                <wp:positionH relativeFrom="column">
                  <wp:posOffset>2240280</wp:posOffset>
                </wp:positionH>
                <wp:positionV relativeFrom="paragraph">
                  <wp:posOffset>82550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8581D7E" w14:textId="55BC6B50" w:rsidR="00394CAA" w:rsidRPr="00F3668F" w:rsidRDefault="00394CAA" w:rsidP="00DF4911">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BA45C" id="_x0000_s1033" type="#_x0000_t202" style="position:absolute;margin-left:176.4pt;margin-top:6.5pt;width:133.55pt;height:24.7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" stroked="f">
                <v:textbox>
                  <w:txbxContent>
                    <w:p w14:paraId="48581D7E" w14:textId="55BC6B50" w:rsidR="00394CAA" w:rsidRPr="00F3668F" w:rsidRDefault="00394CAA" w:rsidP="00DF4911">
                      <w:pPr>
                        <w:rPr>
                          <w:sz w:val="20"/>
                        </w:rPr>
                      </w:pPr>
                      <w:r w:rsidRPr="00F3668F">
                        <w:rPr>
                          <w:sz w:val="20"/>
                        </w:rPr>
                        <w:t>Discrimination function</w:t>
                      </w:r>
                    </w:p>
                  </w:txbxContent>
                </v:textbox>
              </v:shape>
            </w:pict>
          </mc:Fallback>
        </mc:AlternateContent>
      </w:r>
      <w:r w:rsidR="00F3668F">
        <w:rPr>
          <w:noProof/>
          <w:lang w:val="de-LU" w:eastAsia="de-LU"/>
        </w:rPr>
        <mc:AlternateContent>
          <mc:Choice Requires="wps">
            <w:drawing>
              <wp:anchor distT="45720" distB="45720" distL="114300" distR="114300" simplePos="0" relativeHeight="251705344" behindDoc="0" locked="0" layoutInCell="1" allowOverlap="1" wp14:anchorId="77BF9961" wp14:editId="1F374672">
                <wp:simplePos x="0" y="0"/>
                <wp:positionH relativeFrom="column">
                  <wp:posOffset>-69850</wp:posOffset>
                </wp:positionH>
                <wp:positionV relativeFrom="paragraph">
                  <wp:posOffset>335915</wp:posOffset>
                </wp:positionV>
                <wp:extent cx="420370" cy="314325"/>
                <wp:effectExtent l="0" t="0" r="0" b="95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314325"/>
                        </a:xfrm>
                        <a:prstGeom prst="rect">
                          <a:avLst/>
                        </a:prstGeom>
                        <a:solidFill>
                          <a:srgbClr val="FFFFFF"/>
                        </a:solidFill>
                        <a:ln w="9525">
                          <a:noFill/>
                          <a:miter lim="800000"/>
                          <a:headEnd/>
                          <a:tailEnd/>
                        </a:ln>
                      </wps:spPr>
                      <wps:txbx>
                        <w:txbxContent>
                          <w:p w14:paraId="50BD327A" w14:textId="2F442246" w:rsidR="00394CAA" w:rsidRPr="00F3668F" w:rsidRDefault="00394CAA" w:rsidP="00F3668F">
                            <w:r>
                              <w:t>B</w:t>
                            </w:r>
                            <w:r w:rsidRPr="00F3668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F9961" id="_x0000_s1034" type="#_x0000_t202" style="position:absolute;margin-left:-5.5pt;margin-top:26.45pt;width:33.1pt;height:24.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" stroked="f">
                <v:textbox>
                  <w:txbxContent>
                    <w:p w14:paraId="50BD327A" w14:textId="2F442246" w:rsidR="00394CAA" w:rsidRPr="00F3668F" w:rsidRDefault="00394CAA" w:rsidP="00F3668F">
                      <w:r>
                        <w:t>B</w:t>
                      </w:r>
                      <w:r w:rsidRPr="00F3668F">
                        <w:t>)</w:t>
                      </w:r>
                    </w:p>
                  </w:txbxContent>
                </v:textbox>
              </v:shape>
            </w:pict>
          </mc:Fallback>
        </mc:AlternateContent>
      </w:r>
    </w:p>
    <w:p w14:paraId="2C23DCDA" w14:textId="0FB00D36" w:rsidR="00AE0B66" w:rsidRPr="00A90F45" w:rsidRDefault="002C3192" w:rsidP="00186566">
      <w:pPr>
        <w:rPr>
          <w:noProof/>
          <w:lang w:val="en-GB"/>
        </w:rPr>
      </w:pPr>
      <w:r w:rsidRPr="00D84E1C">
        <w:rPr>
          <w:noProof/>
          <w:lang w:val="de-LU" w:eastAsia="de-LU"/>
        </w:rPr>
        <w:drawing>
          <wp:anchor distT="0" distB="0" distL="114300" distR="114300" simplePos="0" relativeHeight="251710464" behindDoc="0" locked="0" layoutInCell="1" allowOverlap="1" wp14:anchorId="3754B1AC" wp14:editId="232D9A8C">
            <wp:simplePos x="0" y="0"/>
            <wp:positionH relativeFrom="column">
              <wp:posOffset>205105</wp:posOffset>
            </wp:positionH>
            <wp:positionV relativeFrom="paragraph">
              <wp:posOffset>193675</wp:posOffset>
            </wp:positionV>
            <wp:extent cx="2692400" cy="1920875"/>
            <wp:effectExtent l="0" t="0" r="0" b="3175"/>
            <wp:wrapNone/>
            <wp:docPr id="30" name="Picture 30" descr="C:\Users\jwittische\Desktop\Projects\Syrphidae_LandGen\DAPC_scatter_denovo_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wittische\Desktop\Projects\Syrphidae_LandGen\DAPC_scatter_denovo_MF.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2400" cy="1920875"/>
                    </a:xfrm>
                    <a:prstGeom prst="rect">
                      <a:avLst/>
                    </a:prstGeom>
                    <a:noFill/>
                    <a:ln>
                      <a:noFill/>
                    </a:ln>
                  </pic:spPr>
                </pic:pic>
              </a:graphicData>
            </a:graphic>
          </wp:anchor>
        </w:drawing>
      </w:r>
      <w:r w:rsidRPr="009826ED">
        <w:rPr>
          <w:noProof/>
          <w:lang w:val="de-LU" w:eastAsia="de-LU"/>
        </w:rPr>
        <w:drawing>
          <wp:anchor distT="0" distB="0" distL="114300" distR="114300" simplePos="0" relativeHeight="251691008" behindDoc="0" locked="0" layoutInCell="1" allowOverlap="1" wp14:anchorId="426F962C" wp14:editId="6F39F2AA">
            <wp:simplePos x="0" y="0"/>
            <wp:positionH relativeFrom="column">
              <wp:posOffset>3345815</wp:posOffset>
            </wp:positionH>
            <wp:positionV relativeFrom="paragraph">
              <wp:posOffset>189865</wp:posOffset>
            </wp:positionV>
            <wp:extent cx="2643505" cy="1885950"/>
            <wp:effectExtent l="0" t="0" r="4445" b="0"/>
            <wp:wrapNone/>
            <wp:docPr id="18" name="Picture 18" descr="C:\Users\jwittische\Desktop\Projects\Syrphidae_LandGen\DAPC_SP_denov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wittische\Desktop\Projects\Syrphidae_LandGen\DAPC_SP_denov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3505" cy="1885950"/>
                    </a:xfrm>
                    <a:prstGeom prst="rect">
                      <a:avLst/>
                    </a:prstGeom>
                    <a:noFill/>
                    <a:ln>
                      <a:noFill/>
                    </a:ln>
                  </pic:spPr>
                </pic:pic>
              </a:graphicData>
            </a:graphic>
          </wp:anchor>
        </w:drawing>
      </w:r>
    </w:p>
    <w:p w14:paraId="43D1C302" w14:textId="5AA13E05" w:rsidR="009826ED" w:rsidRPr="00A90F45" w:rsidRDefault="009826ED" w:rsidP="00186566">
      <w:pPr>
        <w:rPr>
          <w:noProof/>
          <w:lang w:val="en-GB"/>
        </w:rPr>
      </w:pPr>
    </w:p>
    <w:p w14:paraId="78BC755B" w14:textId="3F94F549" w:rsidR="000B2CB3" w:rsidRPr="00A90F45" w:rsidRDefault="000B2CB3" w:rsidP="00186566">
      <w:pPr>
        <w:rPr>
          <w:noProof/>
          <w:lang w:val="en-GB"/>
        </w:rPr>
      </w:pPr>
    </w:p>
    <w:p w14:paraId="3D467B37" w14:textId="09FF6923" w:rsidR="00A61574" w:rsidRPr="00A90F45" w:rsidRDefault="00F3668F" w:rsidP="00C02CE4">
      <w:pPr>
        <w:rPr>
          <w:b/>
          <w:bCs/>
          <w:lang w:val="en-GB"/>
        </w:rPr>
      </w:pPr>
      <w:r>
        <w:rPr>
          <w:noProof/>
          <w:lang w:val="de-LU" w:eastAsia="de-LU"/>
        </w:rPr>
        <mc:AlternateContent>
          <mc:Choice Requires="wps">
            <w:drawing>
              <wp:anchor distT="45720" distB="45720" distL="114300" distR="114300" simplePos="0" relativeHeight="251707392" behindDoc="0" locked="0" layoutInCell="1" allowOverlap="1" wp14:anchorId="16EB013F" wp14:editId="1D1F6037">
                <wp:simplePos x="0" y="0"/>
                <wp:positionH relativeFrom="column">
                  <wp:posOffset>-61595</wp:posOffset>
                </wp:positionH>
                <wp:positionV relativeFrom="paragraph">
                  <wp:posOffset>558045</wp:posOffset>
                </wp:positionV>
                <wp:extent cx="420370" cy="314325"/>
                <wp:effectExtent l="0" t="0" r="0" b="952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314325"/>
                        </a:xfrm>
                        <a:prstGeom prst="rect">
                          <a:avLst/>
                        </a:prstGeom>
                        <a:solidFill>
                          <a:srgbClr val="FFFFFF"/>
                        </a:solidFill>
                        <a:ln w="9525">
                          <a:noFill/>
                          <a:miter lim="800000"/>
                          <a:headEnd/>
                          <a:tailEnd/>
                        </a:ln>
                      </wps:spPr>
                      <wps:txbx>
                        <w:txbxContent>
                          <w:p w14:paraId="69AE14CB" w14:textId="253250BC" w:rsidR="00394CAA" w:rsidRPr="00F3668F" w:rsidRDefault="00394CAA" w:rsidP="00F3668F">
                            <w:r>
                              <w:t>C</w:t>
                            </w:r>
                            <w:r w:rsidRPr="00F3668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B013F" id="_x0000_s1035" type="#_x0000_t202" style="position:absolute;margin-left:-4.85pt;margin-top:43.95pt;width:33.1pt;height:24.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QosIgIAACI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" stroked="f">
                <v:textbox>
                  <w:txbxContent>
                    <w:p w14:paraId="69AE14CB" w14:textId="253250BC" w:rsidR="00394CAA" w:rsidRPr="00F3668F" w:rsidRDefault="00394CAA" w:rsidP="00F3668F">
                      <w:r>
                        <w:t>C</w:t>
                      </w:r>
                      <w:r w:rsidRPr="00F3668F">
                        <w:t>)</w:t>
                      </w:r>
                    </w:p>
                  </w:txbxContent>
                </v:textbox>
              </v:shape>
            </w:pict>
          </mc:Fallback>
        </mc:AlternateContent>
      </w:r>
    </w:p>
    <w:p w14:paraId="1BABA46F" w14:textId="03B09F5E" w:rsidR="00C02CE4" w:rsidRPr="00A90F45" w:rsidRDefault="002C3192" w:rsidP="00186566">
      <w:pPr>
        <w:rPr>
          <w:b/>
          <w:bCs/>
          <w:lang w:val="en-GB"/>
        </w:rPr>
      </w:pPr>
      <w:r w:rsidRPr="009826ED">
        <w:rPr>
          <w:noProof/>
          <w:lang w:val="de-LU" w:eastAsia="de-LU"/>
        </w:rPr>
        <w:drawing>
          <wp:anchor distT="0" distB="0" distL="114300" distR="114300" simplePos="0" relativeHeight="251679744" behindDoc="0" locked="0" layoutInCell="1" allowOverlap="1" wp14:anchorId="7DAC3B73" wp14:editId="4EA5661E">
            <wp:simplePos x="0" y="0"/>
            <wp:positionH relativeFrom="column">
              <wp:posOffset>4135120</wp:posOffset>
            </wp:positionH>
            <wp:positionV relativeFrom="paragraph">
              <wp:posOffset>141605</wp:posOffset>
            </wp:positionV>
            <wp:extent cx="1103630" cy="948055"/>
            <wp:effectExtent l="0" t="0" r="1270" b="4445"/>
            <wp:wrapNone/>
            <wp:docPr id="20" name="Picture 20" descr="C:\Users\jwittische\Desktop\Projects\Syrphidae_LandGen\SPclust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wittische\Desktop\Projects\Syrphidae_LandGen\SPclustmap.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56651" t="15098" r="32277" b="71562"/>
                    <a:stretch/>
                  </pic:blipFill>
                  <pic:spPr bwMode="auto">
                    <a:xfrm>
                      <a:off x="0" y="0"/>
                      <a:ext cx="1103630"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E1C">
        <w:rPr>
          <w:b/>
          <w:bCs/>
          <w:noProof/>
          <w:lang w:val="de-LU" w:eastAsia="de-LU"/>
        </w:rPr>
        <w:drawing>
          <wp:anchor distT="0" distB="0" distL="114300" distR="114300" simplePos="0" relativeHeight="251712512" behindDoc="0" locked="0" layoutInCell="1" allowOverlap="1" wp14:anchorId="061D5F89" wp14:editId="366FBEC7">
            <wp:simplePos x="0" y="0"/>
            <wp:positionH relativeFrom="column">
              <wp:posOffset>922655</wp:posOffset>
            </wp:positionH>
            <wp:positionV relativeFrom="paragraph">
              <wp:posOffset>142875</wp:posOffset>
            </wp:positionV>
            <wp:extent cx="955040" cy="1059180"/>
            <wp:effectExtent l="0" t="0" r="0" b="7620"/>
            <wp:wrapNone/>
            <wp:docPr id="31" name="Picture 31" descr="C:\Users\jwittische\Desktop\Projects\Syrphidae_LandGen\geogrp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ittische\Desktop\Projects\Syrphidae_LandGen\geogrpMF.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57845" t="14102" r="32950" b="71596"/>
                    <a:stretch/>
                  </pic:blipFill>
                  <pic:spPr bwMode="auto">
                    <a:xfrm>
                      <a:off x="0" y="0"/>
                      <a:ext cx="955040" cy="1059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68F">
        <w:rPr>
          <w:noProof/>
          <w:lang w:val="de-LU" w:eastAsia="de-LU"/>
        </w:rPr>
        <mc:AlternateContent>
          <mc:Choice Requires="wps">
            <w:drawing>
              <wp:anchor distT="45720" distB="45720" distL="114300" distR="114300" simplePos="0" relativeHeight="251684864" behindDoc="0" locked="0" layoutInCell="1" allowOverlap="1" wp14:anchorId="45025098" wp14:editId="77F6AC36">
                <wp:simplePos x="0" y="0"/>
                <wp:positionH relativeFrom="column">
                  <wp:posOffset>2644140</wp:posOffset>
                </wp:positionH>
                <wp:positionV relativeFrom="paragraph">
                  <wp:posOffset>492159</wp:posOffset>
                </wp:positionV>
                <wp:extent cx="732790" cy="314325"/>
                <wp:effectExtent l="0" t="0" r="0"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314325"/>
                        </a:xfrm>
                        <a:prstGeom prst="rect">
                          <a:avLst/>
                        </a:prstGeom>
                        <a:solidFill>
                          <a:srgbClr val="FFFFFF"/>
                        </a:solidFill>
                        <a:ln w="9525">
                          <a:noFill/>
                          <a:miter lim="800000"/>
                          <a:headEnd/>
                          <a:tailEnd/>
                        </a:ln>
                      </wps:spPr>
                      <wps:txbx>
                        <w:txbxContent>
                          <w:p w14:paraId="3818B404" w14:textId="6DF0D624" w:rsidR="00394CAA" w:rsidRPr="00F3668F" w:rsidRDefault="00394CAA" w:rsidP="009826ED">
                            <w:pPr>
                              <w:rPr>
                                <w:sz w:val="20"/>
                              </w:rPr>
                            </w:pPr>
                            <w:r w:rsidRPr="00F3668F">
                              <w:rPr>
                                <w:sz w:val="20"/>
                              </w:rPr>
                              <w:t>Cologne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25098" id="_x0000_s1036" type="#_x0000_t202" style="position:absolute;margin-left:208.2pt;margin-top:38.75pt;width:57.7pt;height:24.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" stroked="f">
                <v:textbox>
                  <w:txbxContent>
                    <w:p w14:paraId="3818B404" w14:textId="6DF0D624" w:rsidR="00394CAA" w:rsidRPr="00F3668F" w:rsidRDefault="00394CAA" w:rsidP="009826ED">
                      <w:pPr>
                        <w:rPr>
                          <w:sz w:val="20"/>
                        </w:rPr>
                      </w:pPr>
                      <w:r w:rsidRPr="00F3668F">
                        <w:rPr>
                          <w:sz w:val="20"/>
                        </w:rPr>
                        <w:t>Cologne</w:t>
                      </w:r>
                    </w:p>
                  </w:txbxContent>
                </v:textbox>
              </v:shape>
            </w:pict>
          </mc:Fallback>
        </mc:AlternateContent>
      </w:r>
    </w:p>
    <w:p w14:paraId="22FA1A15" w14:textId="59E3F78E" w:rsidR="00A61574" w:rsidRPr="00A90F45" w:rsidRDefault="00675EBE" w:rsidP="00186566">
      <w:pPr>
        <w:rPr>
          <w:b/>
          <w:bCs/>
          <w:lang w:val="en-GB"/>
        </w:rPr>
      </w:pPr>
      <w:r w:rsidRPr="009826ED">
        <w:rPr>
          <w:noProof/>
          <w:lang w:val="de-LU" w:eastAsia="de-LU"/>
        </w:rPr>
        <w:drawing>
          <wp:anchor distT="0" distB="0" distL="114300" distR="114300" simplePos="0" relativeHeight="251680768" behindDoc="0" locked="0" layoutInCell="1" allowOverlap="1" wp14:anchorId="45562CE9" wp14:editId="78698112">
            <wp:simplePos x="0" y="0"/>
            <wp:positionH relativeFrom="column">
              <wp:posOffset>4077970</wp:posOffset>
            </wp:positionH>
            <wp:positionV relativeFrom="paragraph">
              <wp:posOffset>464820</wp:posOffset>
            </wp:positionV>
            <wp:extent cx="1103630" cy="1111885"/>
            <wp:effectExtent l="0" t="0" r="1270" b="0"/>
            <wp:wrapNone/>
            <wp:docPr id="19" name="Picture 19" descr="C:\Users\jwittische\Desktop\Projects\Syrphidae_LandGen\SPclust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wittische\Desktop\Projects\Syrphidae_LandGen\SPclustmap.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37258" t="67081" r="51043" b="16399"/>
                    <a:stretch/>
                  </pic:blipFill>
                  <pic:spPr bwMode="auto">
                    <a:xfrm>
                      <a:off x="0" y="0"/>
                      <a:ext cx="1103630" cy="1111885"/>
                    </a:xfrm>
                    <a:prstGeom prst="rect">
                      <a:avLst/>
                    </a:prstGeom>
                    <a:noFill/>
                    <a:ln>
                      <a:noFill/>
                    </a:ln>
                    <a:extLst>
                      <a:ext uri="{53640926-AAD7-44D8-BBD7-CCE9431645EC}">
                        <a14:shadowObscured xmlns:a14="http://schemas.microsoft.com/office/drawing/2010/main"/>
                      </a:ext>
                    </a:extLst>
                  </pic:spPr>
                </pic:pic>
              </a:graphicData>
            </a:graphic>
          </wp:anchor>
        </w:drawing>
      </w:r>
    </w:p>
    <w:p w14:paraId="58FD3597" w14:textId="101159A1" w:rsidR="00A90A2B" w:rsidRPr="00A90F45" w:rsidRDefault="002C3192" w:rsidP="00186566">
      <w:pPr>
        <w:rPr>
          <w:b/>
          <w:bCs/>
          <w:lang w:val="en-GB"/>
        </w:rPr>
      </w:pPr>
      <w:r w:rsidRPr="00D84E1C">
        <w:rPr>
          <w:b/>
          <w:bCs/>
          <w:noProof/>
          <w:lang w:val="de-LU" w:eastAsia="de-LU"/>
        </w:rPr>
        <w:drawing>
          <wp:anchor distT="0" distB="0" distL="114300" distR="114300" simplePos="0" relativeHeight="251711488" behindDoc="0" locked="0" layoutInCell="1" allowOverlap="1" wp14:anchorId="3AAE7F18" wp14:editId="4AE3D9A1">
            <wp:simplePos x="0" y="0"/>
            <wp:positionH relativeFrom="column">
              <wp:posOffset>855345</wp:posOffset>
            </wp:positionH>
            <wp:positionV relativeFrom="paragraph">
              <wp:posOffset>121920</wp:posOffset>
            </wp:positionV>
            <wp:extent cx="1022350" cy="873125"/>
            <wp:effectExtent l="0" t="0" r="6350" b="3175"/>
            <wp:wrapNone/>
            <wp:docPr id="32" name="Picture 32" descr="C:\Users\jwittische\Desktop\Projects\Syrphidae_LandGen\geogrp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ittische\Desktop\Projects\Syrphidae_LandGen\geogrpMF.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38250" t="68894" r="50974" b="18214"/>
                    <a:stretch/>
                  </pic:blipFill>
                  <pic:spPr bwMode="auto">
                    <a:xfrm>
                      <a:off x="0" y="0"/>
                      <a:ext cx="1022350" cy="873125"/>
                    </a:xfrm>
                    <a:prstGeom prst="rect">
                      <a:avLst/>
                    </a:prstGeom>
                    <a:noFill/>
                    <a:ln>
                      <a:noFill/>
                    </a:ln>
                    <a:extLst>
                      <a:ext uri="{53640926-AAD7-44D8-BBD7-CCE9431645EC}">
                        <a14:shadowObscured xmlns:a14="http://schemas.microsoft.com/office/drawing/2010/main"/>
                      </a:ext>
                    </a:extLst>
                  </pic:spPr>
                </pic:pic>
              </a:graphicData>
            </a:graphic>
          </wp:anchor>
        </w:drawing>
      </w:r>
      <w:r w:rsidR="00F3668F">
        <w:rPr>
          <w:noProof/>
          <w:lang w:val="de-LU" w:eastAsia="de-LU"/>
        </w:rPr>
        <mc:AlternateContent>
          <mc:Choice Requires="wps">
            <w:drawing>
              <wp:anchor distT="45720" distB="45720" distL="114300" distR="114300" simplePos="0" relativeHeight="251682816" behindDoc="0" locked="0" layoutInCell="1" allowOverlap="1" wp14:anchorId="38A17A79" wp14:editId="48E94E77">
                <wp:simplePos x="0" y="0"/>
                <wp:positionH relativeFrom="column">
                  <wp:posOffset>2518410</wp:posOffset>
                </wp:positionH>
                <wp:positionV relativeFrom="paragraph">
                  <wp:posOffset>353094</wp:posOffset>
                </wp:positionV>
                <wp:extent cx="1004570" cy="314325"/>
                <wp:effectExtent l="0" t="0" r="508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314325"/>
                        </a:xfrm>
                        <a:prstGeom prst="rect">
                          <a:avLst/>
                        </a:prstGeom>
                        <a:solidFill>
                          <a:srgbClr val="FFFFFF"/>
                        </a:solidFill>
                        <a:ln w="9525">
                          <a:noFill/>
                          <a:miter lim="800000"/>
                          <a:headEnd/>
                          <a:tailEnd/>
                        </a:ln>
                      </wps:spPr>
                      <wps:txbx>
                        <w:txbxContent>
                          <w:p w14:paraId="708D268D" w14:textId="4F58C020" w:rsidR="00394CAA" w:rsidRPr="00F3668F" w:rsidRDefault="00394CAA" w:rsidP="009826ED">
                            <w:pPr>
                              <w:rPr>
                                <w:sz w:val="20"/>
                              </w:rPr>
                            </w:pPr>
                            <w:r w:rsidRPr="00F3668F">
                              <w:rPr>
                                <w:sz w:val="20"/>
                              </w:rPr>
                              <w:t>Luxembourg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17A79" id="_x0000_s1037" type="#_x0000_t202" style="position:absolute;margin-left:198.3pt;margin-top:27.8pt;width:79.1pt;height:24.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" stroked="f">
                <v:textbox>
                  <w:txbxContent>
                    <w:p w14:paraId="708D268D" w14:textId="4F58C020" w:rsidR="00394CAA" w:rsidRPr="00F3668F" w:rsidRDefault="00394CAA" w:rsidP="009826ED">
                      <w:pPr>
                        <w:rPr>
                          <w:sz w:val="20"/>
                        </w:rPr>
                      </w:pPr>
                      <w:r w:rsidRPr="00F3668F">
                        <w:rPr>
                          <w:sz w:val="20"/>
                        </w:rPr>
                        <w:t>Luxembourg</w:t>
                      </w:r>
                    </w:p>
                  </w:txbxContent>
                </v:textbox>
              </v:shape>
            </w:pict>
          </mc:Fallback>
        </mc:AlternateContent>
      </w:r>
    </w:p>
    <w:p w14:paraId="17AD9445" w14:textId="11C6B407" w:rsidR="00F3668F" w:rsidRPr="00A90F45" w:rsidRDefault="00F3668F" w:rsidP="00186566">
      <w:pPr>
        <w:rPr>
          <w:b/>
          <w:bCs/>
          <w:lang w:val="en-GB"/>
        </w:rPr>
      </w:pPr>
    </w:p>
    <w:p w14:paraId="39041018" w14:textId="2D6586A4" w:rsidR="00026F81" w:rsidRPr="00747D1E" w:rsidRDefault="00A90A2B" w:rsidP="00186566">
      <w:r w:rsidRPr="004A34B4">
        <w:rPr>
          <w:b/>
          <w:bCs/>
          <w:lang w:val="fr-FR"/>
        </w:rPr>
        <w:t xml:space="preserve">Figure </w:t>
      </w:r>
      <w:r w:rsidR="004A34B4">
        <w:rPr>
          <w:b/>
          <w:bCs/>
          <w:lang w:val="fr-FR"/>
        </w:rPr>
        <w:t>3</w:t>
      </w:r>
      <w:r w:rsidR="00747D1E" w:rsidRPr="004A34B4">
        <w:rPr>
          <w:b/>
          <w:bCs/>
          <w:lang w:val="fr-FR"/>
        </w:rPr>
        <w:t>.</w:t>
      </w:r>
      <w:r w:rsidR="00747D1E" w:rsidRPr="004A34B4">
        <w:rPr>
          <w:lang w:val="fr-FR"/>
        </w:rPr>
        <w:t xml:space="preserve"> </w:t>
      </w:r>
      <w:r w:rsidR="00032E08" w:rsidRPr="004A34B4">
        <w:rPr>
          <w:i/>
          <w:iCs/>
          <w:lang w:val="fr-FR"/>
        </w:rPr>
        <w:t xml:space="preserve">De </w:t>
      </w:r>
      <w:r w:rsidR="00032E08" w:rsidRPr="004A34B4">
        <w:rPr>
          <w:i/>
          <w:lang w:val="fr-FR"/>
        </w:rPr>
        <w:t>novo</w:t>
      </w:r>
      <w:r w:rsidR="00032E08" w:rsidRPr="004A34B4">
        <w:rPr>
          <w:lang w:val="fr-FR"/>
        </w:rPr>
        <w:t xml:space="preserve"> </w:t>
      </w:r>
      <w:r w:rsidR="009541B6" w:rsidRPr="004A34B4">
        <w:rPr>
          <w:lang w:val="fr-FR"/>
        </w:rPr>
        <w:t xml:space="preserve">and </w:t>
      </w:r>
      <w:r w:rsidR="009541B6" w:rsidRPr="004A34B4">
        <w:rPr>
          <w:i/>
          <w:lang w:val="fr-FR"/>
        </w:rPr>
        <w:t>a priori</w:t>
      </w:r>
      <w:r w:rsidR="009541B6" w:rsidRPr="004A34B4">
        <w:rPr>
          <w:lang w:val="fr-FR"/>
        </w:rPr>
        <w:t xml:space="preserve"> </w:t>
      </w:r>
      <w:r w:rsidR="00032E08" w:rsidRPr="004A34B4">
        <w:rPr>
          <w:lang w:val="fr-FR"/>
        </w:rPr>
        <w:t>DAPC</w:t>
      </w:r>
      <w:r w:rsidR="00AE0B66" w:rsidRPr="004A34B4">
        <w:rPr>
          <w:lang w:val="fr-FR"/>
        </w:rPr>
        <w:t>.</w:t>
      </w:r>
      <w:r w:rsidR="00032E08" w:rsidRPr="004A34B4">
        <w:rPr>
          <w:lang w:val="fr-FR"/>
        </w:rPr>
        <w:t xml:space="preserve"> </w:t>
      </w:r>
      <w:r w:rsidR="00747D1E" w:rsidRPr="00032E08">
        <w:t>A</w:t>
      </w:r>
      <w:r w:rsidR="00747D1E">
        <w:t>)</w:t>
      </w:r>
      <w:r w:rsidR="009541B6">
        <w:t xml:space="preserve"> </w:t>
      </w:r>
      <w:r w:rsidR="00F3668F">
        <w:t xml:space="preserve">Discrimination functions for </w:t>
      </w:r>
      <w:r w:rsidR="00F3668F">
        <w:rPr>
          <w:i/>
        </w:rPr>
        <w:t xml:space="preserve">a priori </w:t>
      </w:r>
      <w:r w:rsidR="002C5C2B">
        <w:t>DAPC; h</w:t>
      </w:r>
      <w:r w:rsidR="00F3668F">
        <w:t>igh overlap demonstrates poor distinction between geographic populations.</w:t>
      </w:r>
      <w:r w:rsidR="00747D1E">
        <w:t xml:space="preserve"> </w:t>
      </w:r>
      <w:r w:rsidR="003E4714">
        <w:t>B</w:t>
      </w:r>
      <w:r w:rsidR="00747D1E">
        <w:t>)</w:t>
      </w:r>
      <w:r w:rsidR="00AE0B66">
        <w:t xml:space="preserve"> </w:t>
      </w:r>
      <w:r w:rsidR="00F3668F">
        <w:t xml:space="preserve">Scatterplots </w:t>
      </w:r>
      <w:r w:rsidR="009541B6">
        <w:t xml:space="preserve">for the selected </w:t>
      </w:r>
      <w:r w:rsidR="009541B6">
        <w:rPr>
          <w:i/>
        </w:rPr>
        <w:t>de novo</w:t>
      </w:r>
      <w:r w:rsidR="009541B6">
        <w:t xml:space="preserve"> DAPC</w:t>
      </w:r>
      <w:r w:rsidR="00185B82">
        <w:t>.</w:t>
      </w:r>
      <w:r w:rsidR="005E37F6">
        <w:t xml:space="preserve"> </w:t>
      </w:r>
      <w:r w:rsidR="00E457A2">
        <w:t xml:space="preserve">C) Assignment results for each </w:t>
      </w:r>
      <w:r w:rsidR="002C5C2B">
        <w:t xml:space="preserve">individual in both urban areas; </w:t>
      </w:r>
      <w:r w:rsidR="00330BE7">
        <w:t>apparent “</w:t>
      </w:r>
      <w:r w:rsidR="00A215A4">
        <w:t>random</w:t>
      </w:r>
      <w:r w:rsidR="00330BE7">
        <w:t>”</w:t>
      </w:r>
      <w:r w:rsidR="00A215A4">
        <w:t xml:space="preserve"> mixing of colors highlights the lack of spatial structure.</w:t>
      </w:r>
    </w:p>
    <w:p w14:paraId="28864E8C" w14:textId="04D4D325" w:rsidR="00B34036" w:rsidRDefault="00B34036" w:rsidP="001E1E6D">
      <w:pPr>
        <w:pStyle w:val="Heading1"/>
      </w:pPr>
      <w:r>
        <w:lastRenderedPageBreak/>
        <w:t>DISCUSSION</w:t>
      </w:r>
    </w:p>
    <w:p w14:paraId="73B4D68E" w14:textId="52B14FF6" w:rsidR="003D6EAF" w:rsidRPr="003D6EAF" w:rsidRDefault="003D6EAF" w:rsidP="003D6EAF">
      <w:r w:rsidRPr="003D6EAF">
        <w:t xml:space="preserve">This study aimed to </w:t>
      </w:r>
      <w:r>
        <w:t xml:space="preserve">increase our </w:t>
      </w:r>
      <w:r w:rsidRPr="003D6EAF">
        <w:t xml:space="preserve">knowledge </w:t>
      </w:r>
      <w:r>
        <w:t xml:space="preserve">about hoverfly connectivity in heavily disturbed ecological contexts. Briefly, our study showed that two species of hoverflies present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77777777" w:rsidR="006832AD" w:rsidRDefault="00970970" w:rsidP="00056907">
      <w:r>
        <w:t xml:space="preserve">The characteristics of </w:t>
      </w:r>
      <w:r w:rsidR="00D669D7">
        <w:t xml:space="preserve">genetic structure measured in this study indicates no strong recent effect of the landscape </w:t>
      </w:r>
      <w:r w:rsidR="00042AA8">
        <w:t>on gene flow</w:t>
      </w:r>
      <w:r>
        <w:t xml:space="preserve"> </w:t>
      </w:r>
      <w:r>
        <w:rPr>
          <w:i/>
          <w:iCs/>
        </w:rPr>
        <w:t>S. pipiens</w:t>
      </w:r>
      <w:r>
        <w:t xml:space="preserve"> and </w:t>
      </w:r>
      <w:r>
        <w:rPr>
          <w:i/>
          <w:iCs/>
        </w:rPr>
        <w:t>M.</w:t>
      </w:r>
      <w:r>
        <w:t xml:space="preserve"> </w:t>
      </w:r>
      <w:r w:rsidRPr="00970970">
        <w:rPr>
          <w:i/>
          <w:iCs/>
        </w:rPr>
        <w:t>florea</w:t>
      </w:r>
      <w:r w:rsidR="00042AA8">
        <w:t xml:space="preserve">. </w:t>
      </w:r>
      <w:r w:rsidR="00012CE8">
        <w:t xml:space="preserve">Although the Bayesian approach suggested two genetic clusters for </w:t>
      </w:r>
      <w:r w:rsidR="00012CE8">
        <w:rPr>
          <w:i/>
          <w:iCs/>
        </w:rPr>
        <w:t xml:space="preserve">M. </w:t>
      </w:r>
      <w:proofErr w:type="spellStart"/>
      <w:r w:rsidR="00012CE8">
        <w:rPr>
          <w:i/>
          <w:iCs/>
        </w:rPr>
        <w:t>florea</w:t>
      </w:r>
      <w:proofErr w:type="spellEnd"/>
      <w:r w:rsidR="00012CE8">
        <w:rPr>
          <w:iCs/>
        </w:rPr>
        <w:t xml:space="preserve">, one </w:t>
      </w:r>
      <w:r w:rsidR="00012CE8">
        <w:t xml:space="preserve">metric </w:t>
      </w:r>
      <w:r w:rsidR="009F4D9B">
        <w:t xml:space="preserve">supported six </w:t>
      </w:r>
      <w:r w:rsidR="007149A4">
        <w:t>clusters, which</w:t>
      </w:r>
      <w:r w:rsidR="009F4D9B">
        <w:t xml:space="preserve"> was also supported by the model-free approach </w:t>
      </w:r>
      <w:r w:rsidR="009F4D9B">
        <w:t>(Table 1; Fig.2-3)</w:t>
      </w:r>
      <w:r w:rsidR="009F4D9B">
        <w:t xml:space="preserve">. Results </w:t>
      </w:r>
      <w:proofErr w:type="gramStart"/>
      <w:r w:rsidR="009F4D9B">
        <w:t>were more split</w:t>
      </w:r>
      <w:proofErr w:type="gramEnd"/>
      <w:r w:rsidR="009F4D9B">
        <w:t xml:space="preserve"> for</w:t>
      </w:r>
      <w:r w:rsidR="0085294B">
        <w:t xml:space="preserve"> </w:t>
      </w:r>
      <w:r w:rsidR="0085294B">
        <w:rPr>
          <w:i/>
          <w:iCs/>
        </w:rPr>
        <w:t>S. pipiens</w:t>
      </w:r>
      <w:r w:rsidR="009F4D9B">
        <w:rPr>
          <w:iCs/>
        </w:rPr>
        <w:t xml:space="preserve">, with metrics suggested one to three clusters for the Bayesian analysis while the model-free approach again favored the largest </w:t>
      </w:r>
      <w:r w:rsidR="009F4D9B">
        <w:rPr>
          <w:i/>
          <w:iCs/>
        </w:rPr>
        <w:t>K</w:t>
      </w:r>
      <w:r w:rsidR="009F4D9B">
        <w:rPr>
          <w:iCs/>
        </w:rPr>
        <w:t xml:space="preserve"> suggested by the other approach</w:t>
      </w:r>
      <w:r w:rsidR="009965BE">
        <w:t xml:space="preserve"> (Table 1; Fig.2-3)</w:t>
      </w:r>
      <w:r w:rsidR="006832AD">
        <w:t>.</w:t>
      </w:r>
    </w:p>
    <w:p w14:paraId="45269FE6" w14:textId="6D30257C" w:rsidR="003D6EAF" w:rsidRDefault="009965BE" w:rsidP="00056907">
      <w:r>
        <w:t xml:space="preserve">Superficially, </w:t>
      </w:r>
      <w:r w:rsidR="00747E7F">
        <w:t xml:space="preserve">one might be tempted to conclude towards the higher number of genetic clusters. </w:t>
      </w:r>
      <w:r w:rsidR="00920804">
        <w:t>However, several elements belie this simple conclusion. First</w:t>
      </w:r>
      <w:r>
        <w:t>, the structure did not map at all on geographic origins, within or even between study areas (Fig. 2-3). This can be seen in the spatially random and mixed assignments in the STRUCTURE analys</w:t>
      </w:r>
      <w:r w:rsidR="00927A67">
        <w:t>e</w:t>
      </w:r>
      <w:r>
        <w:t>s (Fig. 2)</w:t>
      </w:r>
      <w:r w:rsidR="00927A67">
        <w:t>. Not a single cluster is restricted to a specific study area.</w:t>
      </w:r>
      <w:r>
        <w:t xml:space="preserve"> </w:t>
      </w:r>
      <w:r w:rsidR="00927A67">
        <w:t xml:space="preserve">Similarly, DAPC outcomes show very poor performance for </w:t>
      </w:r>
      <w:r w:rsidR="00927A67">
        <w:rPr>
          <w:i/>
          <w:iCs/>
        </w:rPr>
        <w:t xml:space="preserve">a priori </w:t>
      </w:r>
      <w:r w:rsidR="00927A67">
        <w:t>DAPC (Fig. 3A) where the grouping corresponds to study areas, and again assignments seem to be randomly distributed across study area</w:t>
      </w:r>
      <w:r w:rsidR="00700AB0">
        <w:t xml:space="preserve"> (Fig. 3C)</w:t>
      </w:r>
      <w:r w:rsidR="00927A67">
        <w:t xml:space="preserve">. </w:t>
      </w:r>
      <w:r>
        <w:t>Second, although both approaches partially supported the same number of clusters, the inferred clusters are very different with no apparent concordance between approaches.</w:t>
      </w:r>
      <w:r w:rsidR="00F4178A">
        <w:t xml:space="preserve"> </w:t>
      </w:r>
      <w:r w:rsidR="00F4178A">
        <w:rPr>
          <w:i/>
          <w:iCs/>
        </w:rPr>
        <w:t>De novo</w:t>
      </w:r>
      <w:r w:rsidR="00F4178A">
        <w:t xml:space="preserve"> runs selected a wide range of </w:t>
      </w:r>
      <w:r w:rsidR="00F4178A">
        <w:rPr>
          <w:i/>
          <w:iCs/>
        </w:rPr>
        <w:t>K</w:t>
      </w:r>
      <w:r w:rsidR="00F4178A">
        <w:t xml:space="preserve"> values, especially for </w:t>
      </w:r>
      <w:r w:rsidR="00F4178A">
        <w:rPr>
          <w:i/>
          <w:iCs/>
        </w:rPr>
        <w:t>M. florea</w:t>
      </w:r>
      <w:r w:rsidR="00F4178A">
        <w:t>.</w:t>
      </w:r>
      <w:r w:rsidR="00FA1914" w:rsidRPr="00FA1914">
        <w:t xml:space="preserve"> </w:t>
      </w:r>
      <w:r w:rsidR="00FA1914">
        <w:t>Finally, some performance metrics for the Bayesian analysis did select lower number of clusters (</w:t>
      </w:r>
      <w:r w:rsidR="00FA1914">
        <w:rPr>
          <w:i/>
          <w:iCs/>
        </w:rPr>
        <w:t>K</w:t>
      </w:r>
      <w:r w:rsidR="00FA1914">
        <w:t>=</w:t>
      </w:r>
      <w:proofErr w:type="gramStart"/>
      <w:r w:rsidR="00FA1914">
        <w:t>1</w:t>
      </w:r>
      <w:proofErr w:type="gramEnd"/>
      <w:r w:rsidR="00FA1914">
        <w:t xml:space="preserve"> for </w:t>
      </w:r>
      <w:r w:rsidR="00FA1914">
        <w:rPr>
          <w:i/>
          <w:iCs/>
        </w:rPr>
        <w:t xml:space="preserve">S. </w:t>
      </w:r>
      <w:r w:rsidR="00FA1914" w:rsidRPr="00FA1914">
        <w:t>pipiens</w:t>
      </w:r>
      <w:r w:rsidR="00FA1914">
        <w:t xml:space="preserve"> and </w:t>
      </w:r>
      <w:r w:rsidR="00FA1914">
        <w:rPr>
          <w:i/>
          <w:iCs/>
        </w:rPr>
        <w:t>K</w:t>
      </w:r>
      <w:r w:rsidR="00FA1914">
        <w:t xml:space="preserve">=2 for </w:t>
      </w:r>
      <w:r w:rsidR="00FA1914">
        <w:rPr>
          <w:i/>
          <w:iCs/>
        </w:rPr>
        <w:t>M. florea</w:t>
      </w:r>
      <w:r w:rsidR="00FA1914">
        <w:t>)</w:t>
      </w:r>
      <w:r w:rsidR="002F5CAD">
        <w:t xml:space="preserve"> which further highlights the likely spatial structure of those two species.</w:t>
      </w:r>
      <w:r w:rsidR="006832AD">
        <w:t xml:space="preserve"> </w:t>
      </w:r>
      <w:r w:rsidR="006B1091">
        <w:t xml:space="preserve">IBD analyses </w:t>
      </w:r>
      <w:r w:rsidR="00927A67">
        <w:t xml:space="preserve">support the conclusions drawn from structure analyses. An extremely low IBD is detected for both species when using both study areas, which denotes </w:t>
      </w:r>
      <w:r w:rsidR="00927A67">
        <w:lastRenderedPageBreak/>
        <w:t>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w:t>
      </w:r>
      <w:r w:rsidR="006832AD">
        <w:t xml:space="preserve">one could conclude </w:t>
      </w:r>
      <w:r w:rsidR="006832AD">
        <w:t xml:space="preserve">based on our results </w:t>
      </w:r>
      <w:r w:rsidR="006832AD">
        <w:t xml:space="preserve">that there is no strong structure and that hoverflies sampled in those two study areas distant by </w:t>
      </w:r>
      <w:r w:rsidR="006832AD">
        <w:t>1</w:t>
      </w:r>
      <w:r w:rsidR="006832AD">
        <w:t>60km, currently belong to the same genetic population.</w:t>
      </w:r>
    </w:p>
    <w:p w14:paraId="246BC406" w14:textId="77777777"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2F5CAD">
        <w:instrText xml:space="preserve"> ADDIN ZOTERO_ITEM CSL_CITATION {"citationID":"jgTO8U0M","properties":{"formattedCitation":"(L\\uc0\\u246{}vei et al., 1998; Wratten et al., 2003)","plainCitation":"(Lövei et al., 1998; Wratten et al., 2003)","noteIndex":0},"citationItems":[{"id":13227,"uris":["http://zotero.org/users/4948104/items/MFEBMH2X"],"itemData":{"id":13227,"type":"article-journal","abstract":"Abstract: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M."}],"issued":{"date-parts":[["1998"]]}}},{"id":13226,"uris":["http://zotero.org/users/4948104/items/RIUC7Z36"],"itemData":{"id":13226,"type":"article-journal","abstract":"Field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345EE0" w:rsidRPr="001E1572">
        <w:rPr>
          <w:rFonts w:cs="Times New Roman"/>
          <w:szCs w:val="24"/>
        </w:rPr>
        <w:t>(Lövei et al., 1998; Wratten et al., 2003)</w:t>
      </w:r>
      <w:r w:rsidR="00345EE0">
        <w:fldChar w:fldCharType="end"/>
      </w:r>
      <w:r w:rsidR="00345EE0">
        <w:t xml:space="preserve">. Similarly, studies investigating hoverfly richness in relation to habitat patch isolation suggest that hoverflies are significantly impacted by habitat fragmentation </w:t>
      </w:r>
      <w:r w:rsidR="00345EE0">
        <w:fldChar w:fldCharType="begin"/>
      </w:r>
      <w:r w:rsidR="002F5CAD">
        <w:instrText xml:space="preserve"> ADDIN ZOTERO_ITEM CSL_CITATION {"citationID":"JjY8vHxz","properties":{"formattedCitation":"(Jauker et al., 2019; Moquet et al., 2018; Ouin et al., 2006)","plainCitation":"(Jauker et al., 2019; Moquet et al., 2018; Ouin et al., 2006)","noteIndex":0},"citationItems":[{"id":13222,"uris":["http://zotero.org/users/4948104/items/IJGB3LFI"],"itemData":{"id":13222,"type":"article-journal","abstract":"The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13223,"uris":["http://zotero.org/users/4948104/items/GJCEXFR4"],"itemData":{"id":13223,"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13225,"uris":["http://zotero.org/users/4948104/items/4XAJH3S6"],"itemData":{"id":13225,"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345EE0" w:rsidRPr="001E1572">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2F5CAD">
        <w:instrText xml:space="preserve"> ADDIN ZOTERO_ITEM CSL_CITATION {"citationID":"KANwVYFr","properties":{"formattedCitation":"(Aubert et al., 1969; Aubert and Goeldlin de Tiefenau, 1981)","plainCitation":"(Aubert et al., 1969; Aubert and Goeldlin de Tiefenau, 1981)","noteIndex":0},"citationItems":[{"id":13608,"uris":["http://zotero.org/users/4948104/items/E5XL2BGV"],"itemData":{"id":13608,"type":"article-journal","container-title":"Journal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345EE0" w:rsidRPr="007F04FD">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2F5CAD">
        <w:instrText xml:space="preserve"> ADDIN ZOTERO_ITEM CSL_CITATION {"citationID":"JEx6Jdjs","properties":{"formattedCitation":"(Jia et al., 2022; Ouin et al., 2011)","plainCitation":"(Jia et al., 2022; Ouin et al., 2011)","noteIndex":0},"citationItems":[{"id":13605,"uris":["http://zotero.org/users/4948104/items/V9VUSMLK"],"itemData":{"id":13605,"type":"article-journal","abstract":"Worldwide,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13607,"uris":["http://zotero.org/users/4948104/items/PIMP8AHE"],"itemData":{"id":13607,"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345EE0" w:rsidRPr="00F67664">
        <w:rPr>
          <w:rFonts w:cs="Times New Roman"/>
        </w:rPr>
        <w:t>(Jia et al., 2022; Ouin et al., 2011)</w:t>
      </w:r>
      <w:r w:rsidR="00345EE0">
        <w:fldChar w:fldCharType="end"/>
      </w:r>
      <w:r w:rsidR="00345EE0">
        <w:t xml:space="preserve">, especially when aided by wind </w:t>
      </w:r>
      <w:r w:rsidR="00345EE0">
        <w:fldChar w:fldCharType="begin"/>
      </w:r>
      <w:r w:rsidR="002F5CAD">
        <w:instrText xml:space="preserve"> ADDIN ZOTERO_ITEM CSL_CITATION {"citationID":"cOjAGhlC","properties":{"formattedCitation":"(Gao et al., 2020; Wotton et al., 2019)","plainCitation":"(Gao et al., 2020; Wotton et al., 2019)","noteIndex":0},"citationItems":[{"id":13604,"uris":["http://zotero.org/users/4948104/items/RNHQMUUU"],"itemData":{"id":13604,"type":"article-journal","abstract":"Large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W."}],"issued":{"date-parts":[["2020",6,10]]}}},{"id":7350,"uris":["http://zotero.org/users/4948104/items/9569QAE4"],"itemData":{"id":7350,"type":"article-journal","abstract":"Despite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345EE0" w:rsidRPr="00F67664">
        <w:rPr>
          <w:rFonts w:cs="Times New Roman"/>
        </w:rPr>
        <w:t>(Gao et al., 2020; Wotton et al., 2019)</w:t>
      </w:r>
      <w:r w:rsidR="00345EE0">
        <w:fldChar w:fldCharType="end"/>
      </w:r>
      <w:r w:rsidR="00345EE0">
        <w:t xml:space="preserve">. </w:t>
      </w:r>
      <w:r w:rsidR="007B7E32">
        <w:t xml:space="preserve">Those last seven studies focused on migratory species which have very different life history traits. Hence, we did </w:t>
      </w:r>
      <w:r w:rsidR="007E2E5D">
        <w:t>(wrongly) predict that 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2F5CAD">
        <w:instrText xml:space="preserve"> ADDIN ZOTERO_ITEM CSL_CITATION {"citationID":"bpoRJpMj","properties":{"formattedCitation":"(Doyle et al., 2022; Menz et al., 2019; Speight, 2017)","plainCitation":"(Doyle et al., 2022; Menz et al., 2019; Speight, 2017)","noteIndex":0},"citationItems":[{"id":13602,"uris":["http://zotero.org/users/4948104/items/YYERGV2V"],"itemData":{"id":13602,"type":"article-journal","abstract":"Insects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R."}],"issued":{"date-parts":[["2022"]]}}},{"id":13603,"uris":["http://zotero.org/users/4948104/items/CN5UWC3N"],"itemData":{"id":13603,"type":"article-journal","abstract":"Partial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345EE0" w:rsidRPr="000C6FC2">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2F5CAD">
        <w:instrText xml:space="preserve"> ADDIN ZOTERO_ITEM CSL_CITATION {"citationID":"tQNbhBsE","properties":{"formattedCitation":"(Rotheray et al., 2014)","plainCitation":"(Rotheray et al., 2014)","noteIndex":0},"citationItems":[{"id":13228,"uris":["http://zotero.org/users/4948104/items/Q9863DJ7"],"itemData":{"id":13228,"type":"article-journal","container-title":"Journal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345EE0" w:rsidRPr="00681ED5">
        <w:rPr>
          <w:rFonts w:cs="Times New Roman"/>
        </w:rPr>
        <w:t>(Rotheray et al., 2014)</w:t>
      </w:r>
      <w:r w:rsidR="00345EE0">
        <w:fldChar w:fldCharType="end"/>
      </w:r>
      <w:r w:rsidR="00345EE0">
        <w:t>.</w:t>
      </w:r>
      <w:r w:rsidR="00302283">
        <w:t xml:space="preserve"> </w:t>
      </w:r>
    </w:p>
    <w:p w14:paraId="3EC545E8" w14:textId="3D79A2FE" w:rsidR="00970970" w:rsidRDefault="00970970" w:rsidP="00970970">
      <w:pPr>
        <w:pStyle w:val="Heading2"/>
        <w:numPr>
          <w:ilvl w:val="1"/>
          <w:numId w:val="1"/>
        </w:numPr>
      </w:pPr>
      <w:proofErr w:type="gramStart"/>
      <w:r>
        <w:t xml:space="preserve">|  </w:t>
      </w:r>
      <w:r w:rsidRPr="00D02D82">
        <w:t>Methodological</w:t>
      </w:r>
      <w:proofErr w:type="gramEnd"/>
      <w:r w:rsidRPr="00D02D82">
        <w:t xml:space="preserve"> </w:t>
      </w:r>
      <w:r>
        <w:t>limits</w:t>
      </w:r>
      <w:r w:rsidRPr="00D02D82">
        <w:t xml:space="preserve"> and future directions</w:t>
      </w:r>
    </w:p>
    <w:p w14:paraId="6C7FD345" w14:textId="3F575D93" w:rsidR="00F4178A" w:rsidRDefault="00DB1C7F" w:rsidP="00970970">
      <w:pPr>
        <w:rPr>
          <w:iCs/>
        </w:rPr>
      </w:pPr>
      <w:r>
        <w:t xml:space="preserve">Detecting genetic structure is rarely a straightforward endeavor and there a known limits to certain approaches. </w:t>
      </w:r>
      <w:r w:rsidR="00970970">
        <w:t xml:space="preserve">Although STRUCTURE may perform better than DAPC in some </w:t>
      </w:r>
      <w:r w:rsidR="00970970">
        <w:lastRenderedPageBreak/>
        <w:t xml:space="preserve">scenarios because DAPC may be sensitive to IBD, DAPC performs well for scenarios with low IBD </w:t>
      </w:r>
      <w:r w:rsidR="00970970">
        <w:fldChar w:fldCharType="begin"/>
      </w:r>
      <w:r w:rsidR="002F5CAD">
        <w:instrText xml:space="preserve"> ADDIN ZOTERO_ITEM CSL_CITATION {"citationID":"UoXyTRPZ","properties":{"formattedCitation":"(Blair et al., 2012)","plainCitation":"(Blair et al., 2012)","noteIndex":0},"citationItems":[{"id":13540,"uris":["http://zotero.org/users/4948104/items/IHQEHYMI"],"itemData":{"id":13540,"type":"article-journal","abstract":"Different analytical techniques used on the same data set may lead to different conclusions about the existence and strength of genetic structure. Therefore, reliable interpretation of the results from different methods depends on the efficacy and reliability of different statistical methods. In this paper, we evaluated the performance of multiple analytical methods to detect the presence of a linear barrier dividing populations. We were specifically interested in determining if simulation conditions, such as dispersal ability and genetic equilibrium, affect the power of different analytical methods for detecting barriers. We evaluated two boundary detection methods (Monmonier’s algorithm and WOMBLING), two spatial Bayesian clustering methods (TESS and GENELAND), an aspatial clustering approach (STRUCTURE), and two recently developed, non-Bayesian clustering methods [PSMIX and discriminant analysis of principal components (DAPC)]. We found that clustering methods had higher success rates than boundary detection methods and also detected the barrier more quickly. All methods detected the barrier more quickly when dispersal was long distance in comparison to short-distance dispersal scenarios. Bayesian clustering methods performed best overall, both in terms of highest success rates and lowest time to barrier detection, with GENELAND showing the highest power. None of the methods suggested a continuous linear barrier when the data were generated under an isolation-by-distance (IBD) model. However, the clustering methods had higher potential for leading to incorrect barrier inferences under IBD unless strict criteria for successful barrier detection were implemented. Based on our findings and those of previous simulation studies, we discuss the utility of different methods for detecting linear barriers to gene flow.","container-title":"Molecular Ecology Resources","DOI":"10.1111/j.1755-0998.2012.03151.x","ISSN":"1755-0998","issue":"5","language":"en","note":"_eprint: https://onlinelibrary.wiley.com/doi/pdf/10.1111/j.1755-0998.2012.03151.x","page":"822-833","source":"Wiley Online Library","title":"A simulation-based evaluation of methods for inferring linear barriers to gene flow","volume":"12","author":[{"family":"Blair","given":"Christopher"},{"family":"Weigel","given":"Dana E."},{"family":"Balazik","given":"Matthew"},{"family":"Keeley","given":"Annika T. H."},{"family":"Walker","given":"Faith M."},{"family":"Landguth","given":"Erin"},{"family":"Cushman","given":"Sam"},{"family":"Murphy","given":"Melanie"},{"family":"Waits","given":"Lisette"},{"family":"Balkenhol","given":"Niko"}],"issued":{"date-parts":[["2012"]]}}}],"schema":"https://github.com/citation-style-language/schema/raw/master/csl-citation.json"} </w:instrText>
      </w:r>
      <w:r w:rsidR="00970970">
        <w:fldChar w:fldCharType="separate"/>
      </w:r>
      <w:r w:rsidR="00970970" w:rsidRPr="00310AC9">
        <w:rPr>
          <w:rFonts w:cs="Times New Roman"/>
        </w:rPr>
        <w:t>(Blair et al., 2012)</w:t>
      </w:r>
      <w:r w:rsidR="00970970">
        <w:fldChar w:fldCharType="end"/>
      </w:r>
      <w:r w:rsidR="00970970">
        <w:t xml:space="preserve"> which was the case in our study.</w:t>
      </w:r>
      <w:r w:rsidR="002F5CAD">
        <w:t xml:space="preserve"> There are known biases towards selecting </w:t>
      </w:r>
      <w:r w:rsidR="002F5CAD">
        <w:rPr>
          <w:i/>
          <w:iCs/>
        </w:rPr>
        <w:t>K</w:t>
      </w:r>
      <w:r w:rsidR="002F5CAD">
        <w:t xml:space="preserve">=2 when using STRUCTURE </w:t>
      </w:r>
      <w:r w:rsidR="002F5CAD">
        <w:fldChar w:fldCharType="begin"/>
      </w:r>
      <w:r w:rsidR="002F5CAD">
        <w:instrText xml:space="preserve"> ADDIN ZOTERO_ITEM CSL_CITATION {"citationID":"kMlGhuZd","properties":{"formattedCitation":"(Janes et al., 2017)","plainCitation":"(Janes et al., 2017)","noteIndex":0},"citationItems":[{"id":13656,"uris":["http://zotero.org/users/4948104/items/8LQCIPY4"],"itemData":{"id":13656,"type":"article-journal","abstract":"Assessments of population genetic structure have become an increasing focus as they can provide valuable insight into patterns of migration and gene flow. structure, the most highly cited of several clustering-based methods, was developed to provide robust estimates without the need for populations to be determined a priori. structure introduces the problem of selecting the optimal number of clusters, and as a result, the ΔK method was proposed to assist in the identification of the “true” number of clusters. In our review of 1,264 studies using structure to explore population subdivision, studies that used ΔK were more likely to identify K = 2 (54%, 443/822) than studies that did not use ΔK (21%, 82/386). A troubling finding was that very few studies performed the hierarchical analysis recommended by the authors of both ΔK and structure to fully explore population subdivision. Furthermore, extensions of earlier simulations indicate that, with a representative number of markers, ΔK frequently identifies K = 2 as the top level of hierarchical structure, even when more subpopulations are present. This review suggests that many studies may have been over- or underestimating population genetic structure; both scenarios have serious consequences, particularly with respect to conservation and management. We recommend publication standards for population structure results so that readers can assess the implications of the results given their own understanding of the species biology.","container-title":"Molecular Ecology","DOI":"10.1111/mec.14187","ISSN":"1365-294X","issue":"14","language":"en","note":"_eprint: https://onlinelibrary.wiley.com/doi/pdf/10.1111/mec.14187","page":"3594-3602","source":"Wiley Online Library","title":"The K = 2 conundrum","volume":"26","author":[{"family":"Janes","given":"Jasmine K."},{"family":"Miller","given":"Joshua M."},{"family":"Dupuis","given":"Julian R."},{"family":"Malenfant","given":"René M."},{"family":"Gorrell","given":"Jamieson C."},{"family":"Cullingham","given":"Catherine I."},{"family":"Andrew","given":"Rose L."}],"issued":{"date-parts":[["2017"]]}}}],"schema":"https://github.com/citation-style-language/schema/raw/master/csl-citation.json"} </w:instrText>
      </w:r>
      <w:r w:rsidR="002F5CAD">
        <w:fldChar w:fldCharType="separate"/>
      </w:r>
      <w:r w:rsidR="002F5CAD" w:rsidRPr="002F5CAD">
        <w:rPr>
          <w:rFonts w:cs="Times New Roman"/>
        </w:rPr>
        <w:t>(Janes et al., 2017)</w:t>
      </w:r>
      <w:r w:rsidR="002F5CAD">
        <w:fldChar w:fldCharType="end"/>
      </w:r>
      <w:r w:rsidR="002F5CAD">
        <w:t>, but we are confident that we lowered this bias by using more flexible parameters in our runs and by comparing outcomes with DAPC.</w:t>
      </w:r>
      <w:r>
        <w:t xml:space="preserve"> </w:t>
      </w:r>
      <w:r w:rsidR="00FA1914">
        <w:t>The somewhat intriguing pattern displayed in the</w:t>
      </w:r>
      <w:r>
        <w:t xml:space="preserve"> DAPC</w:t>
      </w:r>
      <w:r w:rsidR="00FA1914">
        <w:t xml:space="preserve"> scatterplot for </w:t>
      </w:r>
      <w:r w:rsidR="00FA1914">
        <w:rPr>
          <w:i/>
          <w:iCs/>
        </w:rPr>
        <w:t>S. pipiens</w:t>
      </w:r>
      <w:r w:rsidR="00FA1914">
        <w:t xml:space="preserve"> disappeared when dropping other alleles. Because the structure is so low, only a few alleles may be driving the visual grouping of some observations on the first two axes. The general conclusions about clustering were maintained after removing several loci to disrupt this pattern. Therefore, we kept all loci except the one mentioned in the methods.</w:t>
      </w:r>
      <w:r>
        <w:t xml:space="preserve"> Given the large number of </w:t>
      </w:r>
      <w:r>
        <w:rPr>
          <w:i/>
          <w:iCs/>
        </w:rPr>
        <w:t xml:space="preserve">de novo </w:t>
      </w:r>
      <w:r>
        <w:t>DAPC runs we conducted, we had to choose the best number of genetic clusters programmatically,</w:t>
      </w:r>
      <w:r>
        <w:rPr>
          <w:iCs/>
        </w:rPr>
        <w:t xml:space="preserve"> based on a fixed criterion rather than using the visual “elbow in the curve” or the minimum methods. However, it is important to note that in most runs, using the visual heuristic (or minimum approach) led to much higher numbers of clusters, notably for </w:t>
      </w:r>
      <w:r>
        <w:rPr>
          <w:i/>
        </w:rPr>
        <w:t>S. pipiens</w:t>
      </w:r>
      <w:r>
        <w:rPr>
          <w:iCs/>
        </w:rPr>
        <w:t xml:space="preserve"> (Sup. Fig. 1). Such a situation where STRUCTURE selects fewer clusters than DAPC has been described for other pollinators </w:t>
      </w:r>
      <w:r>
        <w:rPr>
          <w:iCs/>
        </w:rPr>
        <w:fldChar w:fldCharType="begin"/>
      </w:r>
      <w:r>
        <w:rPr>
          <w:iCs/>
        </w:rPr>
        <w:instrText xml:space="preserve"> ADDIN ZOTERO_ITEM CSL_CITATION {"citationID":"Edqlcyn2","properties":{"formattedCitation":"(Frantine-Silva et al., 2021; Gl\\uc0\\u252{}ck et al., 2022)","plainCitation":"(Frantine-Silva et al., 2021; Glück et al., 2022)","noteIndex":0},"citationItems":[{"id":13657,"uris":["http://zotero.org/users/4948104/items/99FAYUIB"],"itemData":{"id":13657,"type":"article-journal","abstract":"Based on microsatellite markers and non-lethal sampling of orchid bee males, we assessed the genetic diversity and population structure of three species, Euglossa pleosticta, Euglossa imperialis, and Eulaema nigrita, collected from forest remnants in the Brazilian savanna biome. Among these species, El. nigrita has being acknowledged as more tolerant to savanic areas, since it is more frequently found in these habitats than the other two species. Thus, we hypothesized that species more associated with forest areas would show lower levels of genetic diversity and higher levels of population structure, since open areas could represent a barrier to the movement of these species. We observed lower levels of genetic diversity (HE) in the species highly associated with forest areas (Eg. pleosticta, HE = 0.66; Eg. imperialis, HE = 0.44) compared to El. nigrita (HE = 0.81). Concerning the genetic structure, it was only remarkable among samples of Eg. pleosticta, a species strongly associated with the forest remnants. Despite the documented dispersal capacity of euglossine bees, maintenance of the connections among forest areas in this biome seems to be critical for their conservation in the Brazilian savanna.","container-title":"Journal of Apicultural Research","DOI":"10.1080/00218839.2021.1898788","ISSN":"0021-8839","issue":"3","note":"publisher: Taylor &amp; Francis\n_eprint: https://doi.org/10.1080/00218839.2021.1898788","page":"385-395","source":"Taylor and Francis+NEJM","title":"Genetic diversity and population structure of orchid bees from the Brazilian savanna","volume":"60","author":[{"family":"Frantine-Silva","given":"Wilson"},{"family":"Augusto","given":"Solange Cristina"},{"family":"Tosta","given":"Thiago Henrique Azevedo"},{"family":"Pacheco","given":"Andressa Simas"},{"family":"Kotelok-Diniz","given":"Thais"},{"family":"Apolinário da Silva","given":"Caroline"},{"family":"Sofia","given":"Silvia Helena"}],"issued":{"date-parts":[["2021",5,27]]}}},{"id":13220,"uris":["http://zotero.org/users/4948104/items/J354TIHC"],"itemData":{"id":13220,"type":"article-journal","abstract":"Background: 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Pr>
          <w:iCs/>
        </w:rPr>
        <w:fldChar w:fldCharType="separate"/>
      </w:r>
      <w:r w:rsidRPr="00DB1C7F">
        <w:rPr>
          <w:rFonts w:cs="Times New Roman"/>
          <w:szCs w:val="24"/>
        </w:rPr>
        <w:t>(Frantine-Silva et al., 2021; Glück et al., 2022)</w:t>
      </w:r>
      <w:r>
        <w:rPr>
          <w:iCs/>
        </w:rPr>
        <w:fldChar w:fldCharType="end"/>
      </w:r>
      <w:r>
        <w:rPr>
          <w:iCs/>
        </w:rPr>
        <w:t>.</w:t>
      </w:r>
    </w:p>
    <w:p w14:paraId="27CFA492" w14:textId="028EDEA7" w:rsidR="006C2DDA" w:rsidRPr="006C2DDA" w:rsidRDefault="00EB4792" w:rsidP="00970970">
      <w:pPr>
        <w:rPr>
          <w:iCs/>
          <w:color w:val="FF0000"/>
        </w:rPr>
      </w:pPr>
      <w:r>
        <w:rPr>
          <w:iCs/>
          <w:color w:val="FF0000"/>
        </w:rPr>
        <w:t>Another potential issue is that b</w:t>
      </w:r>
      <w:r w:rsidR="006C2DDA" w:rsidRPr="006C2DDA">
        <w:rPr>
          <w:iCs/>
          <w:color w:val="FF0000"/>
        </w:rPr>
        <w:t xml:space="preserve">oth the IBD and the </w:t>
      </w:r>
      <w:r w:rsidR="00111378">
        <w:rPr>
          <w:iCs/>
          <w:color w:val="FF0000"/>
        </w:rPr>
        <w:t>structure detection</w:t>
      </w:r>
      <w:r w:rsidR="006C2DDA" w:rsidRPr="006C2DDA">
        <w:rPr>
          <w:iCs/>
          <w:color w:val="FF0000"/>
        </w:rPr>
        <w:t xml:space="preserve"> results c</w:t>
      </w:r>
      <w:r w:rsidR="00111378">
        <w:rPr>
          <w:iCs/>
          <w:color w:val="FF0000"/>
        </w:rPr>
        <w:t>ould</w:t>
      </w:r>
      <w:r w:rsidR="006C2DDA" w:rsidRPr="006C2DDA">
        <w:rPr>
          <w:iCs/>
          <w:color w:val="FF0000"/>
        </w:rPr>
        <w:t xml:space="preserve"> be artefacts of high effective population size. Have a look at my 2009 paper on </w:t>
      </w:r>
      <w:proofErr w:type="spellStart"/>
      <w:r w:rsidR="006C2DDA" w:rsidRPr="006C2DDA">
        <w:rPr>
          <w:iCs/>
          <w:color w:val="FF0000"/>
        </w:rPr>
        <w:t>ibd</w:t>
      </w:r>
      <w:proofErr w:type="spellEnd"/>
      <w:r w:rsidR="006C2DDA" w:rsidRPr="006C2DDA">
        <w:rPr>
          <w:iCs/>
          <w:color w:val="FF0000"/>
        </w:rPr>
        <w:t xml:space="preserve"> and structure. The higher the effective density, the lower the IBD pattern. </w:t>
      </w:r>
      <w:proofErr w:type="spellStart"/>
      <w:r w:rsidR="00111378" w:rsidRPr="00111378">
        <w:rPr>
          <w:iCs/>
        </w:rPr>
        <w:t>A</w:t>
      </w:r>
      <w:r w:rsidR="00111378">
        <w:rPr>
          <w:iCs/>
        </w:rPr>
        <w:t>Although</w:t>
      </w:r>
      <w:proofErr w:type="spellEnd"/>
      <w:r w:rsidR="00111378">
        <w:rPr>
          <w:iCs/>
        </w:rPr>
        <w:t xml:space="preserve"> simulations could help us better understand whether we could detect change rapidly, parameterization for non-model insect species with potentially huge population sizes.</w:t>
      </w:r>
      <w:bookmarkStart w:id="74" w:name="_GoBack"/>
      <w:bookmarkEnd w:id="74"/>
      <w:r w:rsidR="006C2DDA" w:rsidRPr="00111378">
        <w:rPr>
          <w:iCs/>
        </w:rPr>
        <w:t>Similarly</w:t>
      </w:r>
      <w:r w:rsidR="006C2DDA" w:rsidRPr="006C2DDA">
        <w:rPr>
          <w:iCs/>
          <w:color w:val="FF0000"/>
        </w:rPr>
        <w:t xml:space="preserve">, there may be an effect of the landscape but the effective population size of these things will be too large for genetic drift to have an effect (relative to the time scale of the disturbance). You could mention that relatedness-based resistance modelling might detect an effect earlier (see </w:t>
      </w:r>
      <w:proofErr w:type="spellStart"/>
      <w:r w:rsidR="006C2DDA" w:rsidRPr="006C2DDA">
        <w:rPr>
          <w:iCs/>
          <w:color w:val="FF0000"/>
        </w:rPr>
        <w:t>Landguth</w:t>
      </w:r>
      <w:proofErr w:type="spellEnd"/>
      <w:r w:rsidR="006C2DDA" w:rsidRPr="006C2DDA">
        <w:rPr>
          <w:iCs/>
          <w:color w:val="FF0000"/>
        </w:rPr>
        <w:t xml:space="preserve"> et al. (2010</w:t>
      </w:r>
      <w:proofErr w:type="gramStart"/>
      <w:r w:rsidR="006C2DDA" w:rsidRPr="006C2DDA">
        <w:rPr>
          <w:iCs/>
          <w:color w:val="FF0000"/>
        </w:rPr>
        <w:t>) )</w:t>
      </w:r>
      <w:proofErr w:type="gramEnd"/>
      <w:r w:rsidR="006C2DDA" w:rsidRPr="006C2DDA">
        <w:rPr>
          <w:iCs/>
          <w:color w:val="FF0000"/>
        </w:rPr>
        <w:t>. However, we cannot apply these methods here as not IBD to work with.</w:t>
      </w:r>
    </w:p>
    <w:p w14:paraId="165C2867" w14:textId="7C09EDE4" w:rsidR="000C4754" w:rsidRDefault="00DE7D58" w:rsidP="00DE7D58">
      <w:pPr>
        <w:pStyle w:val="Heading2"/>
        <w:numPr>
          <w:ilvl w:val="1"/>
          <w:numId w:val="1"/>
        </w:numPr>
      </w:pPr>
      <w:proofErr w:type="gramStart"/>
      <w:r>
        <w:t>|  Implications</w:t>
      </w:r>
      <w:proofErr w:type="gramEnd"/>
      <w:r>
        <w:t xml:space="preserve"> for hoverfly biodiversity and pollination services</w:t>
      </w:r>
    </w:p>
    <w:p w14:paraId="6A10F1CF" w14:textId="7E415514" w:rsidR="00517AC7" w:rsidRDefault="00BE5292" w:rsidP="00682835">
      <w:r>
        <w:t xml:space="preserve">We could not use sophisticated landscape genetics models, however there might still be effects of the landscape on movement and on population health. Indeed, while we could not identify features associated with a hindrance on gene flow, there may be costs to dispersal </w:t>
      </w:r>
      <w:r>
        <w:fldChar w:fldCharType="begin"/>
      </w:r>
      <w:r>
        <w:instrText xml:space="preserve"> ADDIN ZOTERO_ITEM CSL_CITATION {"citationID":"lm9eHUmO","properties":{"formattedCitation":"(Bonte et al., 2012)","plainCitation":"(Bonte et al., 2012)","noteIndex":0},"citationItems":[{"id":168,"uris":["http://zotero.org/users/4948104/items/FL3DIHXP"],"itemData":{"id":168,"type":"article-journal","abstract":"Dispersal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Pr="00F4178A">
        <w:rPr>
          <w:rFonts w:cs="Times New Roman"/>
        </w:rPr>
        <w:t>(Bonte et al., 2012)</w:t>
      </w:r>
      <w:r>
        <w:fldChar w:fldCharType="end"/>
      </w:r>
      <w:r>
        <w:t>. For example, there could be high mortality rates in some urban or peri-</w:t>
      </w:r>
      <w:r>
        <w:lastRenderedPageBreak/>
        <w:t xml:space="preserve">urban agricultural </w:t>
      </w:r>
      <w:r w:rsidR="00EE29EB">
        <w:t xml:space="preserve">habitats, which </w:t>
      </w:r>
      <w:r>
        <w:t>would likely lower population density and genetic diversity</w:t>
      </w:r>
      <w:r w:rsidR="00EE29EB">
        <w:t xml:space="preserve"> although a large number of local dispersers could offset their genetic signal.</w:t>
      </w:r>
      <w:r>
        <w:t xml:space="preserve"> Finally, a</w:t>
      </w:r>
      <w:r w:rsidR="00682835">
        <w:t>lthough we did not find</w:t>
      </w:r>
      <w:r>
        <w:t xml:space="preserve"> c</w:t>
      </w:r>
      <w:r w:rsidR="00682835">
        <w:t>onstraints on gene flow within urbanized landscapes</w:t>
      </w:r>
      <w:r>
        <w:t xml:space="preserve"> for those two species</w:t>
      </w:r>
      <w:r w:rsidR="00682835">
        <w:t>, they are likely to exist in other systems</w:t>
      </w:r>
      <w:r>
        <w:t>, including for hoverflies.</w:t>
      </w:r>
    </w:p>
    <w:p w14:paraId="140FA55E" w14:textId="5CA99629"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abitat quality and quantity are likely more limiting that isolation between habitat patches. W</w:t>
      </w:r>
      <w:r w:rsidR="00517AC7">
        <w:t>ildflower strips distributed homoge</w:t>
      </w:r>
      <w:r w:rsidR="005C38C0">
        <w:t>n</w:t>
      </w:r>
      <w:r w:rsidR="00517AC7">
        <w:t xml:space="preserve">ously in </w:t>
      </w:r>
      <w:r w:rsidR="005C38C0">
        <w:t>an agricultural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6B529E">
        <w:instrText xml:space="preserve"> ADDIN ZOTERO_ITEM CSL_CITATION {"citationID":"JqRJeyci","properties":{"formattedCitation":"(Hall et al., 2017; Theodorou et al., 2020)","plainCitation":"(Hall et al., 2017; Theodorou et al., 2020)","noteIndex":0},"citationItems":[{"id":7379,"uris":["http://zotero.org/users/4948104/items/ZZII6PGU"],"itemData":{"id":7379,"type":"article-journal","abstract":"Research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G."}],"issued":{"date-parts":[["2017"]]}}},{"id":13662,"uris":["http://zotero.org/users/4948104/items/PCHK6NWX"],"itemData":{"id":13662,"type":"article-journal","abstract":"Urbanisation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6B529E" w:rsidRPr="006B529E">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D74552">
        <w:instrText xml:space="preserve"> ADDIN ZOTERO_ITEM CSL_CITATION {"citationID":"n3ukRrSe","properties":{"formattedCitation":"(Svenningsen et al., 2020, 2021)","plainCitation":"(Svenningsen et al., 2020, 2021)","noteIndex":0},"citationItems":[{"id":13424,"uris":["http://zotero.org/users/4948104/items/T8J9TSXC"],"itemData":{"id":13424,"type":"article","language":"en","publisher":"bioRxiv","source":"Zotero","title":"Contrasting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P."},{"family":"Bonn","given":"Aletta"}],"issued":{"date-parts":[["2020"]]}}},{"id":13396,"uris":["http://zotero.org/users/4948104/items/AR9LBIBA"],"itemData":{"id":13396,"type":"article-journal","abstract":"Monitoring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D74552" w:rsidRPr="00D74552">
        <w:rPr>
          <w:rFonts w:cs="Times New Roman"/>
        </w:rPr>
        <w:t>(Svenningsen et al., 2020, 2021)</w:t>
      </w:r>
      <w:r w:rsidR="00D74552">
        <w:fldChar w:fldCharType="end"/>
      </w:r>
      <w:r w:rsidR="0020424C">
        <w:t xml:space="preserve">. 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 xml:space="preserve">n necessary to overcome environmental constraints on survival and growth. The hoverfly populations we studied could be at risk 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1BB3A5D8" w:rsidR="00232AC8" w:rsidRPr="00682835" w:rsidRDefault="00232AC8" w:rsidP="00682835">
      <w:r>
        <w:t>Some introduced hoverflies</w:t>
      </w:r>
      <w:r w:rsidRPr="006577A9">
        <w:t xml:space="preserve"> c</w:t>
      </w:r>
      <w:r>
        <w:t>an</w:t>
      </w:r>
      <w:r w:rsidRPr="006577A9">
        <w:t xml:space="preserve"> potentially outcompete native species due to their high </w:t>
      </w:r>
      <w:proofErr w:type="spellStart"/>
      <w:r w:rsidRPr="006577A9">
        <w:t>polyphagy</w:t>
      </w:r>
      <w:proofErr w:type="spellEnd"/>
      <w:r>
        <w:t xml:space="preserve"> and dispersal abilities</w:t>
      </w:r>
      <w:r w:rsidR="00DB58C8">
        <w:t xml:space="preserve"> and understanding connectivity is key to understand, prevent, and mitigate their negative impacts</w:t>
      </w:r>
      <w:r>
        <w:t xml:space="preserve">. The high effective dispersal ability of </w:t>
      </w:r>
      <w:r>
        <w:rPr>
          <w:i/>
        </w:rPr>
        <w:t>M. florea</w:t>
      </w:r>
      <w:r>
        <w:t xml:space="preserve"> </w:t>
      </w:r>
      <w:r w:rsidRPr="00BF53CF">
        <w:t>suggested</w:t>
      </w:r>
      <w:r>
        <w:t xml:space="preserve"> in our study suggests that this</w:t>
      </w:r>
      <w:r w:rsidR="006B529E">
        <w:t xml:space="preserve"> </w:t>
      </w:r>
      <w:r w:rsidR="006B529E">
        <w:rPr>
          <w:vanish/>
        </w:rPr>
        <w:t xml:space="preserve">species could become established quickly once introduced. </w:t>
      </w:r>
      <w:r>
        <w:rPr>
          <w:i/>
        </w:rPr>
        <w:t>M. florea</w:t>
      </w:r>
      <w:r>
        <w:t xml:space="preserve"> has </w:t>
      </w:r>
      <w:r w:rsidR="006B529E">
        <w:t xml:space="preserve">already </w:t>
      </w:r>
      <w:r>
        <w:t xml:space="preserve">been introduced on the west coast of North America pre-2005 </w:t>
      </w:r>
      <w:r>
        <w:fldChar w:fldCharType="begin"/>
      </w:r>
      <w:r w:rsidR="002F5CAD">
        <w:instrText xml:space="preserve"> ADDIN ZOTERO_ITEM CSL_CITATION {"citationID":"TZ7wUqSB","properties":{"formattedCitation":"(BugGuide, 2022)","plainCitation":"(BugGuide, 2022)","noteIndex":0},"citationItems":[{"id":13428,"uris":["http://zotero.org/users/4948104/items/9JWPCS56"],"itemData":{"id":13428,"type":"report","title":"Species account - Myathropa florea","URL":"https://bugguide.net/node/view/32026","author":[{"family":"BugGuide","given":""}],"accessed":{"date-parts":[["2022",9,5]]},"issued":{"date-parts":[["2022"]]}}}],"schema":"https://github.com/citation-style-language/schema/raw/master/csl-citation.json"} </w:instrText>
      </w:r>
      <w:r>
        <w:fldChar w:fldCharType="separate"/>
      </w:r>
      <w:r w:rsidRPr="00E75EAB">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2F5CAD">
        <w:instrText xml:space="preserve"> ADDIN ZOTERO_ITEM CSL_CITATION {"citationID":"Zbmyxmgr","properties":{"formattedCitation":"(Rotheray, 1993)","plainCitation":"(Rotheray, 1993)","noteIndex":0},"citationItems":[{"id":13566,"uris":["http://zotero.org/users/4948104/items/IXMTMAEP"],"itemData":{"id":13566,"type":"article-journal","container-title":"Dipterists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Pr="00691E49">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2F5CAD">
        <w:instrText xml:space="preserve"> ADDIN ZOTERO_ITEM CSL_CITATION {"citationID":"4jqhcsb7","properties":{"formattedCitation":"(GBIF.org, 2022; Miranda et al., 2013)","plainCitation":"(GBIF.org, 2022; Miranda et al., 2013)","noteIndex":0},"citationItems":[{"id":13430,"uris":["http://zotero.org/users/4948104/items/3ZP5IBYA"],"itemData":{"id":13430,"type":"report","title":"Occurrence Download - Myathropa florea - North America (05 September 2022) https://doi.org/10.15468/dl.ctqqr2","URL":"https://doi.org/10.15468/dl.ctqqr2","author":[{"family":"GBIF.org","given":""}],"issued":{"date-parts":[["2022",9,5]]}}},{"id":13429,"uris":["http://zotero.org/users/4948104/items/J2F93GWZ"],"itemData":{"id":13429,"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Pr="00E75EAB">
        <w:rPr>
          <w:rFonts w:cs="Times New Roman"/>
        </w:rPr>
        <w:t>(GBIF.org, 2022; Miranda et al., 2013)</w:t>
      </w:r>
      <w:r>
        <w:fldChar w:fldCharType="end"/>
      </w:r>
      <w:r>
        <w:t xml:space="preserve">. </w:t>
      </w:r>
      <w:r>
        <w:rPr>
          <w:i/>
        </w:rPr>
        <w:t>M. florea</w:t>
      </w:r>
      <w:r>
        <w:t xml:space="preserve"> were seen feeding on more than 10 species of flowers during the fieldwork for this study (Wittische, unpublished); many hoverflies are known to be highly polyphagous </w:t>
      </w:r>
      <w:r>
        <w:fldChar w:fldCharType="begin"/>
      </w:r>
      <w:r w:rsidR="002F5CAD">
        <w:instrText xml:space="preserve"> ADDIN ZOTERO_ITEM CSL_CITATION {"citationID":"LD2r78ms","properties":{"formattedCitation":"(Branquart and Hemptinne, 2000)","plainCitation":"(Branquart and Hemptinne, 2000)","noteIndex":0},"citationItems":[{"id":7357,"uris":["http://zotero.org/users/4948104/items/4QCQKBYR"],"itemData":{"id":7357,"type":"article-journal","abstract":"Adults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(Diptera","volume":"23","author":[{"family":"Branquart","given":"Etienne"},{"family":"Hemptinne","given":"Jean-Louis"}],"issued":{"date-parts":[["2000"]]}}}],"schema":"https://github.com/citation-style-language/schema/raw/master/csl-citation.json"} </w:instrText>
      </w:r>
      <w:r>
        <w:fldChar w:fldCharType="separate"/>
      </w:r>
      <w:r w:rsidRPr="00E9629B">
        <w:rPr>
          <w:rFonts w:cs="Times New Roman"/>
        </w:rPr>
        <w:t>(Branquart and Hemptinne, 2000)</w:t>
      </w:r>
      <w:r>
        <w:fldChar w:fldCharType="end"/>
      </w:r>
      <w:r>
        <w:t xml:space="preserve">. Furthermore, given a similar climatic niche, widespread larval habitat, high dispersal ability and its tolerance for disturbance and urbanization suggested by our study, we expect </w:t>
      </w:r>
      <w:r>
        <w:rPr>
          <w:i/>
        </w:rPr>
        <w:t xml:space="preserve">M. </w:t>
      </w:r>
      <w:r>
        <w:rPr>
          <w:i/>
        </w:rPr>
        <w:lastRenderedPageBreak/>
        <w:t>florea</w:t>
      </w:r>
      <w:r>
        <w:t xml:space="preserve"> to spread further East in North America. </w:t>
      </w:r>
      <w:proofErr w:type="spellStart"/>
      <w:r>
        <w:rPr>
          <w:i/>
        </w:rPr>
        <w:t>Merodon</w:t>
      </w:r>
      <w:proofErr w:type="spellEnd"/>
      <w:r>
        <w:rPr>
          <w:i/>
        </w:rPr>
        <w:t xml:space="preserve"> </w:t>
      </w:r>
      <w:proofErr w:type="spellStart"/>
      <w:r w:rsidRPr="006809BE">
        <w:rPr>
          <w:i/>
        </w:rPr>
        <w:t>equestris</w:t>
      </w:r>
      <w:proofErr w:type="spellEnd"/>
      <w:r>
        <w:t xml:space="preserve"> is a European species now present in East Asia, North America, and Oceania </w:t>
      </w:r>
      <w:r>
        <w:fldChar w:fldCharType="begin"/>
      </w:r>
      <w:r w:rsidR="002F5CAD">
        <w:instrText xml:space="preserve"> ADDIN ZOTERO_ITEM CSL_CITATION {"citationID":"dQjxP9lB","properties":{"formattedCitation":"(Hong et al., 2012; Thompson, 2008)","plainCitation":"(Hong et al., 2012; Thompson, 2008)","noteIndex":0},"citationItems":[{"id":13563,"uris":["http://zotero.org/users/4948104/items/RZI7A9Y3"],"itemData":{"id":13563,"type":"article-journal","abstract":"The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13564,"uris":["http://zotero.org/users/4948104/items/8XZ789FX"],"itemData":{"id":13564,"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Christian"}],"issued":{"date-parts":[["2008",2,29]]}}}],"schema":"https://github.com/citation-style-language/schema/raw/master/csl-citation.json"} </w:instrText>
      </w:r>
      <w:r>
        <w:fldChar w:fldCharType="separate"/>
      </w:r>
      <w:r w:rsidRPr="006809BE">
        <w:rPr>
          <w:rFonts w:cs="Times New Roman"/>
        </w:rPr>
        <w:t>(Hong et al., 2012; Thompson, 2008)</w:t>
      </w:r>
      <w:r>
        <w:fldChar w:fldCharType="end"/>
      </w:r>
      <w:r>
        <w:t xml:space="preserve"> and is a major pest of daffodils. </w:t>
      </w:r>
      <w:proofErr w:type="spellStart"/>
      <w:r>
        <w:rPr>
          <w:i/>
        </w:rPr>
        <w:t>Eristalis</w:t>
      </w:r>
      <w:proofErr w:type="spellEnd"/>
      <w:r>
        <w:rPr>
          <w:i/>
        </w:rPr>
        <w:t xml:space="preserve"> </w:t>
      </w:r>
      <w:proofErr w:type="spellStart"/>
      <w:r>
        <w:rPr>
          <w:i/>
        </w:rPr>
        <w:t>tenax</w:t>
      </w:r>
      <w:proofErr w:type="spellEnd"/>
      <w:r>
        <w:t xml:space="preserve">, another European species, is a strong competitor due to its </w:t>
      </w:r>
      <w:proofErr w:type="spellStart"/>
      <w:r>
        <w:t>polyphagy</w:t>
      </w:r>
      <w:proofErr w:type="spellEnd"/>
      <w:r>
        <w:t xml:space="preserve">, strong dispersal and aggressive territorial behavior towards other pollinators </w:t>
      </w:r>
      <w:r>
        <w:fldChar w:fldCharType="begin"/>
      </w:r>
      <w:r w:rsidR="002F5CAD">
        <w:instrText xml:space="preserve"> ADDIN ZOTERO_ITEM CSL_CITATION {"citationID":"CYI21csp","properties":{"formattedCitation":"(Wellington and Fitzpatrick, 1981)","plainCitation":"(Wellington and Fitzpatrick, 1981)","noteIndex":0},"citationItems":[{"id":13562,"uris":["http://zotero.org/users/4948104/items/637G6J6D"],"itemData":{"id":13562,"type":"article-journal","abstract":"When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fldChar w:fldCharType="separate"/>
      </w:r>
      <w:r w:rsidRPr="00E9629B">
        <w:rPr>
          <w:rFonts w:cs="Times New Roman"/>
        </w:rPr>
        <w:t>(Wellington and Fitzpatrick, 1981)</w:t>
      </w:r>
      <w:r>
        <w:fldChar w:fldCharType="end"/>
      </w:r>
      <w:r>
        <w:t xml:space="preserve">. </w:t>
      </w:r>
      <w:r>
        <w:rPr>
          <w:i/>
        </w:rPr>
        <w:t xml:space="preserve">E. </w:t>
      </w:r>
      <w:proofErr w:type="spellStart"/>
      <w:r>
        <w:rPr>
          <w:i/>
        </w:rPr>
        <w:t>tenax</w:t>
      </w:r>
      <w:proofErr w:type="spellEnd"/>
      <w:r>
        <w:rPr>
          <w:i/>
        </w:rPr>
        <w:t xml:space="preserve"> </w:t>
      </w:r>
      <w:r>
        <w:t xml:space="preserve">has spread through North America and New Zealand where they reach high abundances. Finally, </w:t>
      </w:r>
      <w:proofErr w:type="spellStart"/>
      <w:r w:rsidRPr="006577A9">
        <w:rPr>
          <w:i/>
        </w:rPr>
        <w:t>Simosyrphus</w:t>
      </w:r>
      <w:proofErr w:type="spellEnd"/>
      <w:r w:rsidRPr="006577A9">
        <w:rPr>
          <w:i/>
        </w:rPr>
        <w:t xml:space="preserve"> </w:t>
      </w:r>
      <w:proofErr w:type="spellStart"/>
      <w:r w:rsidRPr="006577A9">
        <w:rPr>
          <w:i/>
        </w:rPr>
        <w:t>grandicornis</w:t>
      </w:r>
      <w:proofErr w:type="spellEnd"/>
      <w:r>
        <w:t xml:space="preserve"> is an Australasian species which </w:t>
      </w:r>
      <w:r w:rsidRPr="006577A9">
        <w:t xml:space="preserve">has been </w:t>
      </w:r>
      <w:r>
        <w:t>introduced</w:t>
      </w:r>
      <w:r w:rsidRPr="006577A9">
        <w:t xml:space="preserve"> to Hawaii and French Polynesia where no previous hoverfly species </w:t>
      </w:r>
      <w:r>
        <w:t xml:space="preserve">occurred </w:t>
      </w:r>
      <w:r>
        <w:fldChar w:fldCharType="begin"/>
      </w:r>
      <w:r w:rsidR="002F5CAD">
        <w:instrText xml:space="preserve"> ADDIN ZOTERO_ITEM CSL_CITATION {"citationID":"MxqDOSJE","properties":{"formattedCitation":"(Doyle et al., 2020)","plainCitation":"(Doyle et al., 2020)","noteIndex":0},"citationItems":[{"id":7347,"uris":["http://zotero.org/users/4948104/items/HTQGGHE6"],"itemData":{"id":7347,"type":"article-journal","abstract":"Pollinator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R."}],"issued":{"date-parts":[["2020",5,27]]}}}],"schema":"https://github.com/citation-style-language/schema/raw/master/csl-citation.json"} </w:instrText>
      </w:r>
      <w:r>
        <w:fldChar w:fldCharType="separate"/>
      </w:r>
      <w:r w:rsidRPr="00E9629B">
        <w:rPr>
          <w:rFonts w:cs="Times New Roman"/>
        </w:rPr>
        <w:t>(Doyle et al., 2020)</w:t>
      </w:r>
      <w:r>
        <w:fldChar w:fldCharType="end"/>
      </w:r>
      <w:r>
        <w:t>, which may have affected the floral and pollinator communities. The lack of knowledge about hoverfly introductions and their potential consequences on biodiversity is dire and further highlight why it is crucial to understand</w:t>
      </w:r>
      <w:r w:rsidRPr="00682835">
        <w:t xml:space="preserve"> hoverfly dispersal and their</w:t>
      </w:r>
      <w:r>
        <w:t xml:space="preserve"> population </w:t>
      </w:r>
      <w:r w:rsidRPr="00682835">
        <w:t>dynamics</w:t>
      </w:r>
      <w:r>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05306C96" w14:textId="0DDF0D6B" w:rsidR="00965DCE" w:rsidRPr="00B95C2C" w:rsidRDefault="00B95C2C" w:rsidP="006F501D">
      <w:r w:rsidRPr="00B95C2C">
        <w:t xml:space="preserve">We thank </w:t>
      </w:r>
      <w:r w:rsidR="00375753" w:rsidRPr="00375753">
        <w:t>Balint Andrasi</w:t>
      </w:r>
      <w:r w:rsidR="00375753">
        <w:t>, Dylan Thissen,</w:t>
      </w:r>
      <w:r w:rsidR="00375753" w:rsidRPr="00375753">
        <w:t xml:space="preserve"> </w:t>
      </w:r>
      <w:r w:rsidR="00375753">
        <w:t xml:space="preserve">Antonio Cruzony, Caroline Grounds, </w:t>
      </w:r>
      <w:r w:rsidR="00375753" w:rsidRPr="00375753">
        <w:t>Fernanda Andrea Herrera Mesías</w:t>
      </w:r>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(FNR). We thank the government of Luxembourg and Germany from granting us netting permits.</w:t>
      </w:r>
    </w:p>
    <w:p w14:paraId="14BEBF68" w14:textId="77777777" w:rsidR="00965DCE" w:rsidRPr="00B34036" w:rsidRDefault="00965DCE" w:rsidP="006F501D">
      <w:pPr>
        <w:rPr>
          <w:b/>
        </w:rPr>
      </w:pPr>
    </w:p>
    <w:p w14:paraId="054A7D25" w14:textId="181335DA" w:rsidR="00F622C3" w:rsidRDefault="00965DCE" w:rsidP="00F266AA">
      <w:pPr>
        <w:pStyle w:val="Heading1"/>
        <w:numPr>
          <w:ilvl w:val="0"/>
          <w:numId w:val="0"/>
        </w:numPr>
      </w:pPr>
      <w:r>
        <w:br w:type="page"/>
      </w:r>
      <w:r w:rsidR="00F622C3">
        <w:lastRenderedPageBreak/>
        <w:t>REFERENCES</w:t>
      </w:r>
    </w:p>
    <w:p w14:paraId="4CAFE210" w14:textId="77777777" w:rsidR="008E709C" w:rsidRDefault="00F622C3" w:rsidP="008E709C">
      <w:pPr>
        <w:pStyle w:val="Bibliography"/>
      </w:pPr>
      <w:r>
        <w:fldChar w:fldCharType="begin"/>
      </w:r>
      <w:r w:rsidR="00AB1444">
        <w:rPr>
          <w:lang w:val="en-GB"/>
        </w:rPr>
        <w:instrText xml:space="preserve"> ADDIN ZOTERO_BIBL {"uncited":[],"omitted":[],"custom":[]} CSL_BIBLIOGRAPHY </w:instrText>
      </w:r>
      <w:r>
        <w:fldChar w:fldCharType="separate"/>
      </w:r>
      <w:r w:rsidR="008E709C">
        <w:t>Adamack, A.T., Gruber, B., 2014. PopGenReport: simplifying basic population genetic analyses in R. Methods Ecol. Evol. 4.</w:t>
      </w:r>
    </w:p>
    <w:p w14:paraId="128069D7" w14:textId="77777777" w:rsidR="008E709C" w:rsidRPr="008E709C" w:rsidRDefault="008E709C" w:rsidP="008E709C">
      <w:pPr>
        <w:pStyle w:val="Bibliography"/>
        <w:rPr>
          <w:lang w:val="fr-FR"/>
          <w:rPrChange w:id="75" w:author="Julian Wittische" w:date="2022-11-09T23:01:00Z">
            <w:rPr/>
          </w:rPrChange>
        </w:rPr>
      </w:pPr>
      <w:r>
        <w:t xml:space="preserve">Agapow, P.M., Burt, A., 2001. Indices of multilocus linkage disequilibrium. </w:t>
      </w:r>
      <w:r w:rsidRPr="008E709C">
        <w:rPr>
          <w:lang w:val="fr-FR"/>
          <w:rPrChange w:id="76" w:author="Julian Wittische" w:date="2022-11-09T23:01:00Z">
            <w:rPr/>
          </w:rPrChange>
        </w:rPr>
        <w:t>Mol. Ecol. Notes 1, 101–102. https://doi.org/10.1046/j.1471-8278.2000.00014.x</w:t>
      </w:r>
    </w:p>
    <w:p w14:paraId="63691167" w14:textId="77777777" w:rsidR="008E709C" w:rsidRDefault="008E709C" w:rsidP="008E709C">
      <w:pPr>
        <w:pStyle w:val="Bibliography"/>
      </w:pPr>
      <w:r w:rsidRPr="008E709C">
        <w:rPr>
          <w:lang w:val="fr-FR"/>
          <w:rPrChange w:id="77" w:author="Julian Wittische" w:date="2022-11-09T23:01:00Z">
            <w:rPr/>
          </w:rPrChange>
        </w:rPr>
        <w:t xml:space="preserve">Aubert, J., Goeldlin de Tiefenau, P., 1981. Observations sur les migrations de Syrphides (Dipt.) dans les Alpes de Suisse occidentale. </w:t>
      </w:r>
      <w:r>
        <w:t>J. Swiss Entomol. Soc. 54. https://doi.org/10.5169/SEALS-402013</w:t>
      </w:r>
    </w:p>
    <w:p w14:paraId="50CD9461" w14:textId="77777777" w:rsidR="008E709C" w:rsidRDefault="008E709C" w:rsidP="008E709C">
      <w:pPr>
        <w:pStyle w:val="Bibliography"/>
      </w:pPr>
      <w:r>
        <w:t xml:space="preserve">Aubert, J., Goeldlin, P., Lyon, J.-P., 1969. </w:t>
      </w:r>
      <w:r w:rsidRPr="008E709C">
        <w:rPr>
          <w:lang w:val="fr-FR"/>
          <w:rPrChange w:id="78" w:author="Julian Wittische" w:date="2022-11-09T23:01:00Z">
            <w:rPr/>
          </w:rPrChange>
        </w:rPr>
        <w:t xml:space="preserve">Essais de marquage et de reprise d’insectes migrateurs en automne 1968. </w:t>
      </w:r>
      <w:r>
        <w:t>J. Swiss Entomol. Soc. 42. https://doi.org/10.5169/SEALS-401588</w:t>
      </w:r>
    </w:p>
    <w:p w14:paraId="79C21FA8" w14:textId="77777777" w:rsidR="008E709C" w:rsidRDefault="008E709C" w:rsidP="008E709C">
      <w:pPr>
        <w:pStyle w:val="Bibliography"/>
      </w:pPr>
      <w:r>
        <w:t>Bickel, D., Pape, T., Meier, R. (Eds.), 2009. Diptera Diversity: Status, Challenges and Tools. Brill.</w:t>
      </w:r>
    </w:p>
    <w:p w14:paraId="274568BE" w14:textId="77777777" w:rsidR="008E709C" w:rsidRDefault="008E709C" w:rsidP="008E709C">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2CD00C7A" w14:textId="77777777" w:rsidR="008E709C" w:rsidRDefault="008E709C" w:rsidP="008E709C">
      <w:pPr>
        <w:pStyle w:val="Bibliography"/>
      </w:pPr>
      <w:r>
        <w:t>Blair, C., Weigel, D.E., Balazik, M., Keeley, A.T.H., Walker, F.M., Landguth, E., Cushman, S., Murphy, M., Waits, L., Balkenhol, N., 2012. A simulation-based evaluation of methods for inferring linear barriers to gene flow. Mol. Ecol. Resour. 12, 822–833. https://doi.org/10.1111/j.1755-0998.2012.03151.x</w:t>
      </w:r>
    </w:p>
    <w:p w14:paraId="447B7ACA" w14:textId="77777777" w:rsidR="008E709C" w:rsidRDefault="008E709C" w:rsidP="008E709C">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 Rev. 87, 290–312. https://doi.org/10.1111/j.1469-185X.2011.00201.x</w:t>
      </w:r>
    </w:p>
    <w:p w14:paraId="50226263" w14:textId="77777777" w:rsidR="008E709C" w:rsidRDefault="008E709C" w:rsidP="008E709C">
      <w:pPr>
        <w:pStyle w:val="Bibliography"/>
      </w:pPr>
      <w:r>
        <w:t>Bowler, D.E., Benton, T.G., 2005. Causes and consequences of animal dispersal strategies: relating individual behaviour to spatial dynamics. Biol. Rev. 80, 205–225. https://doi.org/10.1017/S1464793104006645</w:t>
      </w:r>
    </w:p>
    <w:p w14:paraId="522542FC" w14:textId="77777777" w:rsidR="008E709C" w:rsidRDefault="008E709C" w:rsidP="008E709C">
      <w:pPr>
        <w:pStyle w:val="Bibliography"/>
      </w:pPr>
      <w:r>
        <w:t>Branquart, E., Hemptinne, J.-L., 2000. Selectivity in the exploitation of floral resources by hoverflies (Diptera: Syrphinae). Ecography 23, 732–742. https://doi.org/10.1111/j.1600-0587.2000.tb00316.x</w:t>
      </w:r>
    </w:p>
    <w:p w14:paraId="7A87A146" w14:textId="77777777" w:rsidR="008E709C" w:rsidRDefault="008E709C" w:rsidP="008E709C">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4042F191" w14:textId="77777777" w:rsidR="008E709C" w:rsidRDefault="008E709C" w:rsidP="008E709C">
      <w:pPr>
        <w:pStyle w:val="Bibliography"/>
      </w:pPr>
      <w:r>
        <w:t>Brookfield, J.F.Y., 1996. A simple new method for estimating null allele frequency from heterozygote deficiency. Mol. Ecol. 5, 453–455.</w:t>
      </w:r>
    </w:p>
    <w:p w14:paraId="633A1A52" w14:textId="77777777" w:rsidR="008E709C" w:rsidRDefault="008E709C" w:rsidP="008E709C">
      <w:pPr>
        <w:pStyle w:val="Bibliography"/>
      </w:pPr>
      <w:r>
        <w:t>Broquet, T., Petit, E.J., 2009. Molecular Estimation of Dispersal for Ecology and Population Genetics. Annu. Rev. Ecol. Evol. Syst. 40, 193–216. https://doi.org/10.1146/annurev.ecolsys.110308.120324</w:t>
      </w:r>
    </w:p>
    <w:p w14:paraId="4710A30A" w14:textId="77777777" w:rsidR="008E709C" w:rsidRDefault="008E709C" w:rsidP="008E709C">
      <w:pPr>
        <w:pStyle w:val="Bibliography"/>
      </w:pPr>
      <w:r>
        <w:t>Brownstein, M.J., Carpten, J.D., Smith, J.R., 1996. Modulation of non-templated nucleotide addition by Taq DNA polymerase: primer modifications that facilitate genotyping. BioTechniques 20, 1004–1006, 1008–1010. https://doi.org/10.2144/96206st01</w:t>
      </w:r>
    </w:p>
    <w:p w14:paraId="644B9C02" w14:textId="77777777" w:rsidR="008E709C" w:rsidRDefault="008E709C" w:rsidP="008E709C">
      <w:pPr>
        <w:pStyle w:val="Bibliography"/>
      </w:pPr>
      <w:r>
        <w:t>BugGuide, 2022. Species account - Myathropa florea.</w:t>
      </w:r>
    </w:p>
    <w:p w14:paraId="43ACEFB6" w14:textId="77777777" w:rsidR="008E709C" w:rsidRDefault="008E709C" w:rsidP="008E709C">
      <w:pPr>
        <w:pStyle w:val="Bibliography"/>
      </w:pPr>
      <w:r>
        <w:lastRenderedPageBreak/>
        <w:t>Cayuela, H., Rougemont, Q., Prunier, J.G., Moore, J.S., Clobert, J., Besnard, A., Bernatchez, L., 2018. Demographic and genetic approaches to study dispersal in wild animal populations: A methodological review. Mol. Ecol. 27, 3976–4010. https://doi.org/10.1111/mec.14848</w:t>
      </w:r>
    </w:p>
    <w:p w14:paraId="5C75040A" w14:textId="77777777" w:rsidR="008E709C" w:rsidRDefault="008E709C" w:rsidP="008E709C">
      <w:pPr>
        <w:pStyle w:val="Bibliography"/>
      </w:pPr>
      <w:r>
        <w:t>Chakraborty, R., Zhong, Y., Jin, L., Budowle, B., 1994. Nondetectability of Restriction Fragments and Independence of DNA Fragment Sizes Within and Between Loci In RFLP Typing of DNA. Am. J. Hum. Genet. 55, 391–401.</w:t>
      </w:r>
    </w:p>
    <w:p w14:paraId="1028D531" w14:textId="77777777" w:rsidR="008E709C" w:rsidRDefault="008E709C" w:rsidP="008E709C">
      <w:pPr>
        <w:pStyle w:val="Bibliography"/>
      </w:pPr>
      <w:r>
        <w:t>Curdes, G., 1998. Urban form and innovation: The case of Cologne. Urban Morphol. 2, 11–18.</w:t>
      </w:r>
    </w:p>
    <w:p w14:paraId="09877F50" w14:textId="77777777" w:rsidR="008E709C" w:rsidRDefault="008E709C" w:rsidP="008E709C">
      <w:pPr>
        <w:pStyle w:val="Bibliography"/>
      </w:pPr>
      <w:r>
        <w:t>Davis, E.S., Murray, T.E., Fitzpatrick, Ú., Brown, M.J.F., Paxton, R.J., 2010. Landscape effects on extremely fragmented populations of a rare solitary bee, Colletes floralis. Mol. Ecol. 19, 4922–4935. https://doi.org/10.1111/j.1365-294X.2010.04868.x</w:t>
      </w:r>
    </w:p>
    <w:p w14:paraId="2E2BD09E" w14:textId="77777777" w:rsidR="008E709C" w:rsidRDefault="008E709C" w:rsidP="008E709C">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 Divers. 6, 435–446. https://doi.org/10.1111/j.1752-4598.2012.00221.x</w:t>
      </w:r>
    </w:p>
    <w:p w14:paraId="61EF0BD9" w14:textId="77777777" w:rsidR="008E709C" w:rsidRDefault="008E709C" w:rsidP="008E709C">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2AA6647E" w14:textId="77777777" w:rsidR="008E709C" w:rsidRDefault="008E709C" w:rsidP="008E709C">
      <w:pPr>
        <w:pStyle w:val="Bibliography"/>
      </w:pPr>
      <w:r>
        <w:t>Doyle, T., Hawkes, W.L.S., Massy, R., Powney, G.D., Menz, M.H.M., Wotton, K.R., 2020. Pollination by hoverflies in the Anthropocene. Proc. R. Soc. B Biol. Sci. 287, 20200508. https://doi.org/10.1098/rspb.2020.0508</w:t>
      </w:r>
    </w:p>
    <w:p w14:paraId="4C69F563" w14:textId="77777777" w:rsidR="008E709C" w:rsidRDefault="008E709C" w:rsidP="008E709C">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 Ecol. 31, 4332–4350. https://doi.org/10.1111/mec.16588</w:t>
      </w:r>
    </w:p>
    <w:p w14:paraId="17F7B8F9" w14:textId="77777777" w:rsidR="008E709C" w:rsidRDefault="008E709C" w:rsidP="008E709C">
      <w:pPr>
        <w:pStyle w:val="Bibliography"/>
      </w:pPr>
      <w:r>
        <w:t>Dreier, S., Redhead, J.W., Warren, I.A., Bourke, A.F.G., Heard, M.S., Jordan, W.C., Sumner, S., Wang, J., Carvell, C., 2014. Fine-scale spatial genetic structure of common and declining bumble bees across an agricultural landscape. Mol. Ecol. 23, 3384–3395. https://doi.org/10.1111/mec.12823</w:t>
      </w:r>
    </w:p>
    <w:p w14:paraId="157FF26A" w14:textId="77777777" w:rsidR="008E709C" w:rsidRPr="008E709C" w:rsidRDefault="008E709C" w:rsidP="008E709C">
      <w:pPr>
        <w:pStyle w:val="Bibliography"/>
        <w:rPr>
          <w:lang w:val="fr-FR"/>
          <w:rPrChange w:id="79" w:author="Julian Wittische" w:date="2022-11-09T23:01:00Z">
            <w:rPr/>
          </w:rPrChange>
        </w:rPr>
      </w:pPr>
      <w:r>
        <w:t xml:space="preserve">Earl, D.A., vonHoldt, B.M., 2012. STRUCTURE HARVESTER: a website and program for visualizing STRUCTURE output and implementing the Evanno method. </w:t>
      </w:r>
      <w:r w:rsidRPr="008E709C">
        <w:rPr>
          <w:lang w:val="fr-FR"/>
          <w:rPrChange w:id="80" w:author="Julian Wittische" w:date="2022-11-09T23:01:00Z">
            <w:rPr/>
          </w:rPrChange>
        </w:rPr>
        <w:t>Conserv. Genet. Resour. 4, 359–361. https://doi.org/10.1007/s12686-011-9548-7</w:t>
      </w:r>
    </w:p>
    <w:p w14:paraId="68838AB2" w14:textId="77777777" w:rsidR="008E709C" w:rsidRDefault="008E709C" w:rsidP="008E709C">
      <w:pPr>
        <w:pStyle w:val="Bibliography"/>
      </w:pPr>
      <w:r w:rsidRPr="008E709C">
        <w:rPr>
          <w:lang w:val="fr-FR"/>
          <w:rPrChange w:id="81" w:author="Julian Wittische" w:date="2022-11-09T23:01:00Z">
            <w:rPr/>
          </w:rPrChange>
        </w:rPr>
        <w:t xml:space="preserve">Evanno, G., Regnaut, S., Goudet, J., 2005. </w:t>
      </w:r>
      <w:r>
        <w:t>Detecting the number of clusters of individuals using the software structure: a simulation study. Mol. Ecol. 14, 2611–2620.</w:t>
      </w:r>
    </w:p>
    <w:p w14:paraId="196CC5BA" w14:textId="77777777" w:rsidR="008E709C" w:rsidRPr="008E709C" w:rsidRDefault="008E709C" w:rsidP="008E709C">
      <w:pPr>
        <w:pStyle w:val="Bibliography"/>
        <w:rPr>
          <w:lang w:val="fr-FR"/>
          <w:rPrChange w:id="82" w:author="Julian Wittische" w:date="2022-11-09T23:01:00Z">
            <w:rPr/>
          </w:rPrChange>
        </w:rPr>
      </w:pPr>
      <w:r>
        <w:t xml:space="preserve">Frantine-Silva, W., Augusto, S.C., Tosta, T.H.A., Pacheco, A.S., Kotelok-Diniz, T., Apolinário da Silva, C., Sofia, S.H., 2021. Genetic diversity and population structure of orchid bees from the Brazilian savanna. </w:t>
      </w:r>
      <w:r w:rsidRPr="008E709C">
        <w:rPr>
          <w:lang w:val="fr-FR"/>
          <w:rPrChange w:id="83" w:author="Julian Wittische" w:date="2022-11-09T23:01:00Z">
            <w:rPr/>
          </w:rPrChange>
        </w:rPr>
        <w:t>J. Apic. Res. 60, 385–395. https://doi.org/10.1080/00218839.2021.1898788</w:t>
      </w:r>
    </w:p>
    <w:p w14:paraId="7CEA3C18" w14:textId="77777777" w:rsidR="008E709C" w:rsidRDefault="008E709C" w:rsidP="008E709C">
      <w:pPr>
        <w:pStyle w:val="Bibliography"/>
      </w:pPr>
      <w:r w:rsidRPr="008E709C">
        <w:rPr>
          <w:lang w:val="fr-FR"/>
          <w:rPrChange w:id="84" w:author="Julian Wittische" w:date="2022-11-09T23:01:00Z">
            <w:rPr/>
          </w:rPrChange>
        </w:rPr>
        <w:lastRenderedPageBreak/>
        <w:t xml:space="preserve">Gallai, N., Salles, J.-M., Settele, J., Vaissière, B.E., 2009. </w:t>
      </w:r>
      <w:r>
        <w:t>Economic valuation of the vulnerability of world agriculture confronted with pollinator decline. Ecol. Econ. 68, 810–821. https://doi.org/10.1016/j.ecolecon.2008.06.014</w:t>
      </w:r>
    </w:p>
    <w:p w14:paraId="41106885" w14:textId="77777777" w:rsidR="008E709C" w:rsidRDefault="008E709C" w:rsidP="008E709C">
      <w:pPr>
        <w:pStyle w:val="Bibliography"/>
      </w:pPr>
      <w:r>
        <w:t>Gao, B., Wotton, K.R., Hawkes, W.L.S., Menz, M.H.M., Reynolds, D.R., Zhai, B.-P., Hu, G., Chapman, J.W., 2020. Adaptive strategies of high-flying migratory hoverflies in response to wind currents. Proc. R. Soc. B Biol. Sci. 287, 20200406. https://doi.org/10.1098/rspb.2020.0406</w:t>
      </w:r>
    </w:p>
    <w:p w14:paraId="2D867D46" w14:textId="77777777" w:rsidR="008E709C" w:rsidRDefault="008E709C" w:rsidP="008E709C">
      <w:pPr>
        <w:pStyle w:val="Bibliography"/>
      </w:pPr>
      <w:r>
        <w:t>GBIF.org, 2022. Occurrence Download - Myathropa florea - North America (05 September 2022) https://doi.org/10.15468/dl.ctqqr2.</w:t>
      </w:r>
    </w:p>
    <w:p w14:paraId="1B80C0CC" w14:textId="77777777" w:rsidR="008E709C" w:rsidRDefault="008E709C" w:rsidP="008E709C">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357107D5" w14:textId="77777777" w:rsidR="008E709C" w:rsidRDefault="008E709C" w:rsidP="008E709C">
      <w:pPr>
        <w:pStyle w:val="Bibliography"/>
      </w:pPr>
      <w:r>
        <w:t>Glück, M., Geue, J.C., Thomassen, H.A., 2022. Environmental differences explain subtle yet detectable genetic structure in a widespread pollinator. BMC Ecol. Evol. 22, 8. https://doi.org/10.1186/s12862-022-01963-5</w:t>
      </w:r>
    </w:p>
    <w:p w14:paraId="4C465949" w14:textId="77777777" w:rsidR="008E709C" w:rsidRDefault="008E709C" w:rsidP="008E709C">
      <w:pPr>
        <w:pStyle w:val="Bibliography"/>
      </w:pPr>
      <w:r>
        <w:t>Goudet, J., 2005. hierfstat, a package for R to compute and test hierarchical F‐statistics. Mol. Ecol. Notes 5, 184–186.</w:t>
      </w:r>
    </w:p>
    <w:p w14:paraId="41DC165E" w14:textId="77777777" w:rsidR="008E709C" w:rsidRDefault="008E709C" w:rsidP="008E709C">
      <w:pPr>
        <w:pStyle w:val="Bibliography"/>
      </w:pPr>
      <w:r>
        <w:t>Greenleaf, S.S., Williams, N.M., Winfree, R., Kremen, C., 2007. Bee foraging ranges and their relationship to body size. Oecologia 153, 589–596. https://doi.org/10.1007/s00442-007-0752-9</w:t>
      </w:r>
    </w:p>
    <w:p w14:paraId="3352ED9D" w14:textId="77777777" w:rsidR="008E709C" w:rsidRDefault="008E709C" w:rsidP="008E709C">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 Biol. 31, 24–29. https://doi.org/10.1111/cobi.12840</w:t>
      </w:r>
    </w:p>
    <w:p w14:paraId="0F72753B" w14:textId="77777777" w:rsidR="008E709C" w:rsidRDefault="008E709C" w:rsidP="008E709C">
      <w:pPr>
        <w:pStyle w:val="Bibliography"/>
      </w:pPr>
      <w:r w:rsidRPr="002C7B2D">
        <w:rPr>
          <w:lang w:val="de-LU"/>
        </w:rPr>
        <w:t xml:space="preserve">Hallmann, C.A., Sorg, M., </w:t>
      </w:r>
      <w:proofErr w:type="spellStart"/>
      <w:r w:rsidRPr="002C7B2D">
        <w:rPr>
          <w:lang w:val="de-LU"/>
        </w:rPr>
        <w:t>Jongejans</w:t>
      </w:r>
      <w:proofErr w:type="spellEnd"/>
      <w:r w:rsidRPr="002C7B2D">
        <w:rPr>
          <w:lang w:val="de-LU"/>
        </w:rPr>
        <w:t xml:space="preserve">, E., </w:t>
      </w:r>
      <w:proofErr w:type="spellStart"/>
      <w:r w:rsidRPr="002C7B2D">
        <w:rPr>
          <w:lang w:val="de-LU"/>
        </w:rPr>
        <w:t>Siepel</w:t>
      </w:r>
      <w:proofErr w:type="spellEnd"/>
      <w:r w:rsidRPr="002C7B2D">
        <w:rPr>
          <w:lang w:val="de-LU"/>
        </w:rPr>
        <w:t xml:space="preserve">, H., </w:t>
      </w:r>
      <w:proofErr w:type="spellStart"/>
      <w:r w:rsidRPr="002C7B2D">
        <w:rPr>
          <w:lang w:val="de-LU"/>
        </w:rPr>
        <w:t>Hofland</w:t>
      </w:r>
      <w:proofErr w:type="spellEnd"/>
      <w:r w:rsidRPr="002C7B2D">
        <w:rPr>
          <w:lang w:val="de-LU"/>
        </w:rPr>
        <w:t xml:space="preserve">, N., Schwan, H., </w:t>
      </w:r>
      <w:proofErr w:type="spellStart"/>
      <w:r w:rsidRPr="002C7B2D">
        <w:rPr>
          <w:lang w:val="de-LU"/>
        </w:rPr>
        <w:t>Stenmans</w:t>
      </w:r>
      <w:proofErr w:type="spellEnd"/>
      <w:r w:rsidRPr="002C7B2D">
        <w:rPr>
          <w:lang w:val="de-LU"/>
        </w:rPr>
        <w:t xml:space="preserve">, W., Müller, A., </w:t>
      </w:r>
      <w:proofErr w:type="spellStart"/>
      <w:r w:rsidRPr="002C7B2D">
        <w:rPr>
          <w:lang w:val="de-LU"/>
        </w:rPr>
        <w:t>Sumser</w:t>
      </w:r>
      <w:proofErr w:type="spellEnd"/>
      <w:r w:rsidRPr="002C7B2D">
        <w:rPr>
          <w:lang w:val="de-LU"/>
        </w:rPr>
        <w:t xml:space="preserve">, H., </w:t>
      </w:r>
      <w:proofErr w:type="spellStart"/>
      <w:r w:rsidRPr="002C7B2D">
        <w:rPr>
          <w:lang w:val="de-LU"/>
        </w:rPr>
        <w:t>Hörren</w:t>
      </w:r>
      <w:proofErr w:type="spellEnd"/>
      <w:r w:rsidRPr="002C7B2D">
        <w:rPr>
          <w:lang w:val="de-LU"/>
        </w:rPr>
        <w:t xml:space="preserve">, T., </w:t>
      </w:r>
      <w:proofErr w:type="spellStart"/>
      <w:r w:rsidRPr="002C7B2D">
        <w:rPr>
          <w:lang w:val="de-LU"/>
        </w:rPr>
        <w:t>Goulson</w:t>
      </w:r>
      <w:proofErr w:type="spellEnd"/>
      <w:r w:rsidRPr="002C7B2D">
        <w:rPr>
          <w:lang w:val="de-LU"/>
        </w:rPr>
        <w:t xml:space="preserve">, D., </w:t>
      </w:r>
      <w:proofErr w:type="spellStart"/>
      <w:r w:rsidRPr="002C7B2D">
        <w:rPr>
          <w:lang w:val="de-LU"/>
        </w:rPr>
        <w:t>Kroon</w:t>
      </w:r>
      <w:proofErr w:type="spellEnd"/>
      <w:r w:rsidRPr="002C7B2D">
        <w:rPr>
          <w:lang w:val="de-LU"/>
        </w:rPr>
        <w:t xml:space="preserve">, H. de, 2017. </w:t>
      </w:r>
      <w:r>
        <w:t>More than 75 percent decline over 27 years in total flying insect biomass in protected areas. PLOS ONE 12, e0185809. https://doi.org/10.1371/journal.pone.0185809</w:t>
      </w:r>
    </w:p>
    <w:p w14:paraId="35082011" w14:textId="77777777" w:rsidR="008E709C" w:rsidRDefault="008E709C" w:rsidP="008E709C">
      <w:pPr>
        <w:pStyle w:val="Bibliography"/>
      </w:pPr>
      <w:r>
        <w:t>Hodgkiss, D., Brown, M.J.F., Fountain, M.T., 2018. Syrphine hoverflies are effective pollinators of commercial strawberry. J. Pollinat. Ecol. 22, 55–66. https://doi.org/10.26786/1920-7603(2018)five</w:t>
      </w:r>
    </w:p>
    <w:p w14:paraId="13C2F888" w14:textId="77777777" w:rsidR="008E709C" w:rsidRDefault="008E709C" w:rsidP="008E709C">
      <w:pPr>
        <w:pStyle w:val="Bibliography"/>
      </w:pPr>
      <w:r>
        <w:t>Hong, K.-J., Lee, J.-H., Lee, G.-S., Lee, S., 2012. The status quo of invasive alien insect species and plant quarantine in Korea. J. Asia-Pac. Entomol. 15, 521–532. https://doi.org/10.1016/j.aspen.2012.06.003</w:t>
      </w:r>
    </w:p>
    <w:p w14:paraId="39C53068" w14:textId="77777777" w:rsidR="008E709C" w:rsidRDefault="008E709C" w:rsidP="008E709C">
      <w:pPr>
        <w:pStyle w:val="Bibliography"/>
      </w:pPr>
      <w:r>
        <w:t>Hubisz, M.J., Falush, D., Stephens, M., Pritchard, J.K., 2009. Inferring weak population structure with the assistance of sample group information. Mol. Ecol. Resour. 9, 1322–1332.</w:t>
      </w:r>
    </w:p>
    <w:p w14:paraId="5CDEC5B2" w14:textId="77777777" w:rsidR="008E709C" w:rsidRDefault="008E709C" w:rsidP="008E709C">
      <w:pPr>
        <w:pStyle w:val="Bibliography"/>
      </w:pPr>
      <w:r>
        <w:t>Jaeger, J.A.G., Soukup, T., Schwick, C., Madriñán, L.F., Kienast, F., 2016. Landscape Fragmentation in Europe, in: European Landscape Dynamics. CRC press, Boca Raton, Florida, USA, p. 42.</w:t>
      </w:r>
    </w:p>
    <w:p w14:paraId="6953152E" w14:textId="77777777" w:rsidR="008E709C" w:rsidRPr="002C7B2D" w:rsidRDefault="008E709C" w:rsidP="008E709C">
      <w:pPr>
        <w:pStyle w:val="Bibliography"/>
        <w:rPr>
          <w:lang w:val="de-LU"/>
        </w:rPr>
      </w:pPr>
      <w:r>
        <w:lastRenderedPageBreak/>
        <w:t xml:space="preserve">Janes, J.K., Miller, J.M., Dupuis, J.R., Malenfant, R.M., Gorrell, J.C., Cullingham, C.I., Andrew, R.L., 2017. </w:t>
      </w:r>
      <w:r w:rsidRPr="002C7B2D">
        <w:rPr>
          <w:lang w:val="de-LU"/>
        </w:rPr>
        <w:t xml:space="preserve">The K = 2 </w:t>
      </w:r>
      <w:proofErr w:type="spellStart"/>
      <w:r w:rsidRPr="002C7B2D">
        <w:rPr>
          <w:lang w:val="de-LU"/>
        </w:rPr>
        <w:t>conundrum</w:t>
      </w:r>
      <w:proofErr w:type="spellEnd"/>
      <w:r w:rsidRPr="002C7B2D">
        <w:rPr>
          <w:lang w:val="de-LU"/>
        </w:rPr>
        <w:t xml:space="preserve">. Mol. </w:t>
      </w:r>
      <w:proofErr w:type="spellStart"/>
      <w:r w:rsidRPr="002C7B2D">
        <w:rPr>
          <w:lang w:val="de-LU"/>
        </w:rPr>
        <w:t>Ecol</w:t>
      </w:r>
      <w:proofErr w:type="spellEnd"/>
      <w:r w:rsidRPr="002C7B2D">
        <w:rPr>
          <w:lang w:val="de-LU"/>
        </w:rPr>
        <w:t>. 26, 3594–3602. https://doi.org/10.1111/mec.14187</w:t>
      </w:r>
    </w:p>
    <w:p w14:paraId="3360658C" w14:textId="77777777" w:rsidR="008E709C" w:rsidRDefault="008E709C" w:rsidP="008E709C">
      <w:pPr>
        <w:pStyle w:val="Bibliography"/>
      </w:pPr>
      <w:proofErr w:type="spellStart"/>
      <w:r w:rsidRPr="002C7B2D">
        <w:rPr>
          <w:lang w:val="de-LU"/>
        </w:rPr>
        <w:t>Jauker</w:t>
      </w:r>
      <w:proofErr w:type="spellEnd"/>
      <w:r w:rsidRPr="002C7B2D">
        <w:rPr>
          <w:lang w:val="de-LU"/>
        </w:rPr>
        <w:t xml:space="preserve">, F., </w:t>
      </w:r>
      <w:proofErr w:type="spellStart"/>
      <w:r w:rsidRPr="002C7B2D">
        <w:rPr>
          <w:lang w:val="de-LU"/>
        </w:rPr>
        <w:t>Diekötter</w:t>
      </w:r>
      <w:proofErr w:type="spellEnd"/>
      <w:r w:rsidRPr="002C7B2D">
        <w:rPr>
          <w:lang w:val="de-LU"/>
        </w:rPr>
        <w:t xml:space="preserve">, T., Schwarzbach, F., Wolters, V., 2009. </w:t>
      </w:r>
      <w:r>
        <w:t>Pollinator dispersal in an agricultural matrix: opposing responses of wild bees and hoverflies to landscape structure and distance from main habitat. Landsc. Ecol. 24, 547–555. https://doi.org/10.1007/s10980-009-9331-2</w:t>
      </w:r>
    </w:p>
    <w:p w14:paraId="14246B8D" w14:textId="77777777" w:rsidR="008E709C" w:rsidRDefault="008E709C" w:rsidP="008E709C">
      <w:pPr>
        <w:pStyle w:val="Bibliography"/>
      </w:pPr>
      <w:r>
        <w:t>Jauker, F., Jauker, B., Grass, I., Steffan-Dewenter, I., Wolters, V., 2019. Partitioning wild bee and hoverfly contributions to plant–pollinator network structure in fragmented habitats. Ecology 100, e02569. https://doi.org/10.1002/ecy.2569</w:t>
      </w:r>
    </w:p>
    <w:p w14:paraId="543EC2D5" w14:textId="77777777" w:rsidR="008E709C" w:rsidRDefault="008E709C" w:rsidP="008E709C">
      <w:pPr>
        <w:pStyle w:val="Bibliography"/>
      </w:pPr>
      <w:r>
        <w:t>Jha, S., Kremen, C., 2013. Urban land use limits regional bumble bee gene flow. Mol. Ecol. 22, 2483–2495. https://doi.org/10.1111/mec.12275</w:t>
      </w:r>
    </w:p>
    <w:p w14:paraId="06C55194" w14:textId="77777777" w:rsidR="008E709C" w:rsidRDefault="008E709C" w:rsidP="008E709C">
      <w:pPr>
        <w:pStyle w:val="Bibliography"/>
      </w:pPr>
      <w:r>
        <w:t>Jia, H., Liu, Y., Li, X., Li, H., Pan, Y., Hu, C., Zhou, X., Wyckhuys, K.A., Wu, K., 2022. Windborne migration amplifies insect-mediated pollination services. eLife 11, e76230. https://doi.org/10.7554/eLife.76230</w:t>
      </w:r>
    </w:p>
    <w:p w14:paraId="5AD75954" w14:textId="77777777" w:rsidR="008E709C" w:rsidRDefault="008E709C" w:rsidP="008E709C">
      <w:pPr>
        <w:pStyle w:val="Bibliography"/>
      </w:pPr>
      <w:r>
        <w:t>Jombart, T., 2008. Adegenet: A R package for the multivariate analysis of genetic markers. Bioinformatics 24, 1403–1405. https://doi.org/10.1093/bioinformatics/btn129</w:t>
      </w:r>
    </w:p>
    <w:p w14:paraId="128ADF0F" w14:textId="77777777" w:rsidR="008E709C" w:rsidRDefault="008E709C" w:rsidP="008E709C">
      <w:pPr>
        <w:pStyle w:val="Bibliography"/>
      </w:pPr>
      <w:r>
        <w:t>Jombart, T., Ahmed, I., 2011. adegenet 1.3-1: New tools for the analysis of genome-wide SNP data. Bioinformatics 27, 3070–3071. https://doi.org/10.1093/bioinformatics/btr521</w:t>
      </w:r>
    </w:p>
    <w:p w14:paraId="749BF95E" w14:textId="77777777" w:rsidR="008E709C" w:rsidRDefault="008E709C" w:rsidP="008E709C">
      <w:pPr>
        <w:pStyle w:val="Bibliography"/>
      </w:pPr>
      <w:r>
        <w:t>Jombart, T., Collins, C., 2022. A tutorial for Discriminant Analysis of Principal Components (DAPC) using adegenet 2.1.6.</w:t>
      </w:r>
    </w:p>
    <w:p w14:paraId="1EBA90D3" w14:textId="77777777" w:rsidR="008E709C" w:rsidRDefault="008E709C" w:rsidP="008E709C">
      <w:pPr>
        <w:pStyle w:val="Bibliography"/>
      </w:pPr>
      <w:r w:rsidRPr="008E709C">
        <w:rPr>
          <w:lang w:val="fr-FR"/>
          <w:rPrChange w:id="85" w:author="Julian Wittische" w:date="2022-11-09T23:01:00Z">
            <w:rPr/>
          </w:rPrChange>
        </w:rPr>
        <w:t xml:space="preserve">Jombart, T., Devillard, S., Balloux, F., 2010. </w:t>
      </w:r>
      <w:r>
        <w:t>Discriminant analysis of principal components: a new method for the analysis of genetically structured populations. BMC Genet. 11, 94. https://doi.org/10.1186/1471-2156-11-94</w:t>
      </w:r>
    </w:p>
    <w:p w14:paraId="7652A3EC" w14:textId="77777777" w:rsidR="008E709C" w:rsidRDefault="008E709C" w:rsidP="008E709C">
      <w:pPr>
        <w:pStyle w:val="Bibliography"/>
      </w:pPr>
      <w:r>
        <w:t>Jombart, T., Pontier, D., Dufour,  a-B., 2009. Genetic markers in the playground of multivariate analysis. Heredity 102, 330–341. https://doi.org/10.1038/hdy.2008.130</w:t>
      </w:r>
    </w:p>
    <w:p w14:paraId="5B679A8E" w14:textId="77777777" w:rsidR="008E709C" w:rsidRPr="002C7B2D" w:rsidRDefault="008E709C" w:rsidP="008E709C">
      <w:pPr>
        <w:pStyle w:val="Bibliography"/>
        <w:rPr>
          <w:lang w:val="de-LU"/>
        </w:rPr>
      </w:pPr>
      <w:r>
        <w:t xml:space="preserve">Kamvar, Z.N., Tabima, J.F., Gr̈unwald, N.J., 2014. Poppr: An R package for genetic analysis of populations with clonal, partially clonal, and/or sexual reproduction. </w:t>
      </w:r>
      <w:proofErr w:type="spellStart"/>
      <w:r w:rsidRPr="002C7B2D">
        <w:rPr>
          <w:lang w:val="de-LU"/>
        </w:rPr>
        <w:t>PeerJ</w:t>
      </w:r>
      <w:proofErr w:type="spellEnd"/>
      <w:r w:rsidRPr="002C7B2D">
        <w:rPr>
          <w:lang w:val="de-LU"/>
        </w:rPr>
        <w:t xml:space="preserve"> 2014, 1–14. https://doi.org/10.7717/peerj.281</w:t>
      </w:r>
    </w:p>
    <w:p w14:paraId="30A12350" w14:textId="77777777" w:rsidR="008E709C" w:rsidRDefault="008E709C" w:rsidP="008E709C">
      <w:pPr>
        <w:pStyle w:val="Bibliography"/>
      </w:pPr>
      <w:proofErr w:type="spellStart"/>
      <w:r w:rsidRPr="002C7B2D">
        <w:rPr>
          <w:lang w:val="de-LU"/>
        </w:rPr>
        <w:t>Kleijn</w:t>
      </w:r>
      <w:proofErr w:type="spellEnd"/>
      <w:r w:rsidRPr="002C7B2D">
        <w:rPr>
          <w:lang w:val="de-LU"/>
        </w:rPr>
        <w:t xml:space="preserve">, D., van </w:t>
      </w:r>
      <w:proofErr w:type="spellStart"/>
      <w:r w:rsidRPr="002C7B2D">
        <w:rPr>
          <w:lang w:val="de-LU"/>
        </w:rPr>
        <w:t>Langevelde</w:t>
      </w:r>
      <w:proofErr w:type="spellEnd"/>
      <w:r w:rsidRPr="002C7B2D">
        <w:rPr>
          <w:lang w:val="de-LU"/>
        </w:rPr>
        <w:t xml:space="preserve">, F., 2006. </w:t>
      </w:r>
      <w:r>
        <w:t>Interacting effects of landscape context and habitat quality on flower visiting insects in agricultural landscapes. Basic Appl. Ecol. 7, 201–214. https://doi.org/10.1016/j.baae.2005.07.011</w:t>
      </w:r>
    </w:p>
    <w:p w14:paraId="30D472DB" w14:textId="77777777" w:rsidR="008E709C" w:rsidRDefault="008E709C" w:rsidP="008E709C">
      <w:pPr>
        <w:pStyle w:val="Bibliography"/>
      </w:pPr>
      <w:r>
        <w:t>Klein, A.-M., Vaissière, B.E., Cane, J.H., Steffan-Dewenter, I., Cunningham, S.A., Kremen, C., Tscharntke, T., 2007. Importance of pollinators in changing landscapes for world crops. Proc. R. Soc. B Biol. Sci. 274, 303–313. https://doi.org/10.1098/rspb.2006.3721</w:t>
      </w:r>
    </w:p>
    <w:p w14:paraId="6146F746" w14:textId="77777777" w:rsidR="008E709C" w:rsidRDefault="008E709C" w:rsidP="008E709C">
      <w:pPr>
        <w:pStyle w:val="Bibliography"/>
      </w:pPr>
      <w:r>
        <w:t>Kopelman, N.M., Mayzel, J., Jakobsson, M., Rosenberg, N.A., Mayrose, I., 2015. Clumpak: a program for identifying clustering modes and packaging population structure inferences across K. Mol. Ecol. Resour. 15, 1179–1191. https://doi.org/10.1111/1755-0998.12387</w:t>
      </w:r>
    </w:p>
    <w:p w14:paraId="7A892FB6" w14:textId="77777777" w:rsidR="008E709C" w:rsidRPr="002C7B2D" w:rsidRDefault="008E709C" w:rsidP="008E709C">
      <w:pPr>
        <w:pStyle w:val="Bibliography"/>
        <w:rPr>
          <w:lang w:val="de-LU"/>
        </w:rPr>
      </w:pPr>
      <w:r>
        <w:t xml:space="preserve">Legendre, P., Legendre, L., 2012. Numerical Ecology. </w:t>
      </w:r>
      <w:proofErr w:type="spellStart"/>
      <w:r w:rsidRPr="002C7B2D">
        <w:rPr>
          <w:lang w:val="de-LU"/>
        </w:rPr>
        <w:t>Elsevier</w:t>
      </w:r>
      <w:proofErr w:type="spellEnd"/>
      <w:r w:rsidRPr="002C7B2D">
        <w:rPr>
          <w:lang w:val="de-LU"/>
        </w:rPr>
        <w:t xml:space="preserve">, Amsterdam, </w:t>
      </w:r>
      <w:proofErr w:type="spellStart"/>
      <w:r w:rsidRPr="002C7B2D">
        <w:rPr>
          <w:lang w:val="de-LU"/>
        </w:rPr>
        <w:t>Netherlands</w:t>
      </w:r>
      <w:proofErr w:type="spellEnd"/>
      <w:r w:rsidRPr="002C7B2D">
        <w:rPr>
          <w:lang w:val="de-LU"/>
        </w:rPr>
        <w:t>.</w:t>
      </w:r>
    </w:p>
    <w:p w14:paraId="7BF85FE9" w14:textId="77777777" w:rsidR="008E709C" w:rsidRDefault="008E709C" w:rsidP="008E709C">
      <w:pPr>
        <w:pStyle w:val="Bibliography"/>
      </w:pPr>
      <w:r w:rsidRPr="002C7B2D">
        <w:rPr>
          <w:lang w:val="de-LU"/>
        </w:rPr>
        <w:t xml:space="preserve">Leopold, J., Schöne, M., </w:t>
      </w:r>
      <w:proofErr w:type="spellStart"/>
      <w:r w:rsidRPr="002C7B2D">
        <w:rPr>
          <w:lang w:val="de-LU"/>
        </w:rPr>
        <w:t>Cölln</w:t>
      </w:r>
      <w:proofErr w:type="spellEnd"/>
      <w:r w:rsidRPr="002C7B2D">
        <w:rPr>
          <w:lang w:val="de-LU"/>
        </w:rPr>
        <w:t xml:space="preserve">, K., 1996. Zur </w:t>
      </w:r>
      <w:proofErr w:type="spellStart"/>
      <w:r w:rsidRPr="002C7B2D">
        <w:rPr>
          <w:lang w:val="de-LU"/>
        </w:rPr>
        <w:t>Kenntis</w:t>
      </w:r>
      <w:proofErr w:type="spellEnd"/>
      <w:r w:rsidRPr="002C7B2D">
        <w:rPr>
          <w:lang w:val="de-LU"/>
        </w:rPr>
        <w:t xml:space="preserve"> der Schwebfliegen (</w:t>
      </w:r>
      <w:proofErr w:type="spellStart"/>
      <w:r w:rsidRPr="002C7B2D">
        <w:rPr>
          <w:lang w:val="de-LU"/>
        </w:rPr>
        <w:t>Diptera</w:t>
      </w:r>
      <w:proofErr w:type="spellEnd"/>
      <w:r w:rsidRPr="002C7B2D">
        <w:rPr>
          <w:lang w:val="de-LU"/>
        </w:rPr>
        <w:t xml:space="preserve">, Syrphidae) der Stadt Köln und ihrer Randgebiete. </w:t>
      </w:r>
      <w:proofErr w:type="spellStart"/>
      <w:r>
        <w:t>Dechen</w:t>
      </w:r>
      <w:proofErr w:type="spellEnd"/>
      <w:r>
        <w:t>. - Beih. Bonn 35, 433–458.</w:t>
      </w:r>
    </w:p>
    <w:p w14:paraId="02846529" w14:textId="77777777" w:rsidR="008E709C" w:rsidRPr="002C7B2D" w:rsidRDefault="008E709C" w:rsidP="008E709C">
      <w:pPr>
        <w:pStyle w:val="Bibliography"/>
        <w:rPr>
          <w:lang w:val="de-LU"/>
        </w:rPr>
      </w:pPr>
      <w:r>
        <w:t xml:space="preserve">Loiselle, B. a, Sork, V.L., Nason, J., Graham, C., 1995. Spatial Genetic Structure of a Tropical Understory Shrub. </w:t>
      </w:r>
      <w:r w:rsidRPr="002C7B2D">
        <w:rPr>
          <w:lang w:val="de-LU"/>
        </w:rPr>
        <w:t>Am. J. Bot. 82, 1420–1425.</w:t>
      </w:r>
    </w:p>
    <w:p w14:paraId="2C297E95" w14:textId="77777777" w:rsidR="008E709C" w:rsidRDefault="008E709C" w:rsidP="008E709C">
      <w:pPr>
        <w:pStyle w:val="Bibliography"/>
      </w:pPr>
      <w:proofErr w:type="spellStart"/>
      <w:r w:rsidRPr="002C7B2D">
        <w:rPr>
          <w:lang w:val="de-LU"/>
        </w:rPr>
        <w:t>Lövei</w:t>
      </w:r>
      <w:proofErr w:type="spellEnd"/>
      <w:r w:rsidRPr="002C7B2D">
        <w:rPr>
          <w:lang w:val="de-LU"/>
        </w:rPr>
        <w:t xml:space="preserve">, G.L., Macleod, A., </w:t>
      </w:r>
      <w:proofErr w:type="spellStart"/>
      <w:r w:rsidRPr="002C7B2D">
        <w:rPr>
          <w:lang w:val="de-LU"/>
        </w:rPr>
        <w:t>Hickman</w:t>
      </w:r>
      <w:proofErr w:type="spellEnd"/>
      <w:r w:rsidRPr="002C7B2D">
        <w:rPr>
          <w:lang w:val="de-LU"/>
        </w:rPr>
        <w:t xml:space="preserve">, J.M., 1998. </w:t>
      </w:r>
      <w:r>
        <w:t>Dispersal and effects of barriers on the movement of the New Zealand hover fly Melanostoma fasciatum (Dipt., Syrphidae) on cultivated land. J. Appl. Entomol. 122, 115–120. https://doi.org/10.1111/j.1439-0418.1998.tb01471.x</w:t>
      </w:r>
    </w:p>
    <w:p w14:paraId="4EE9E5CF" w14:textId="77777777" w:rsidR="008E709C" w:rsidRDefault="008E709C" w:rsidP="008E709C">
      <w:pPr>
        <w:pStyle w:val="Bibliography"/>
      </w:pPr>
      <w:r>
        <w:lastRenderedPageBreak/>
        <w:t>Lozier, J.D., Strange, J.P., Stewart, I.J., Cameron, S.A., 2011. Patterns of range-wide genetic variation in six North American bumble bee (Apidae: Bombus) species. Mol. Ecol. 20, 4870–4888. https://doi.org/10.1111/j.1365-294X.2011.05314.x</w:t>
      </w:r>
    </w:p>
    <w:p w14:paraId="7E221235" w14:textId="77777777" w:rsidR="008E709C" w:rsidRDefault="008E709C" w:rsidP="008E709C">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7C217D8D" w14:textId="77777777" w:rsidR="008E709C" w:rsidRDefault="008E709C" w:rsidP="008E709C">
      <w:pPr>
        <w:pStyle w:val="Bibliography"/>
      </w:pPr>
      <w:r>
        <w:t>Mantel, N., 1967. Cancer research. Mantel 27, 34.</w:t>
      </w:r>
    </w:p>
    <w:p w14:paraId="2BDA85A2" w14:textId="77777777" w:rsidR="008E709C" w:rsidRDefault="008E709C" w:rsidP="008E709C">
      <w:pPr>
        <w:pStyle w:val="Bibliography"/>
      </w:pPr>
      <w:r>
        <w:t>Menz, M.H.M., Reynolds, D.R., Gao, B., Hu, G., Chapman, J.W., Wotton, K.R., 2019. Mechanisms and Consequences of Partial Migration in Insects. Front. Ecol. Evol. 7.</w:t>
      </w:r>
    </w:p>
    <w:p w14:paraId="7945519E" w14:textId="77777777" w:rsidR="008E709C" w:rsidRDefault="008E709C" w:rsidP="008E709C">
      <w:pPr>
        <w:pStyle w:val="Bibliography"/>
      </w:pPr>
      <w:r>
        <w:t>Miller, J.M., Cullingham, C.I., Peery, R.M., 2020. The influence of a priori grouping on inference of genetic clusters: simulation study and literature review of the DAPC method. Heredity 125, 269–280.</w:t>
      </w:r>
    </w:p>
    <w:p w14:paraId="73591C52" w14:textId="77777777" w:rsidR="008E709C" w:rsidRPr="008E709C" w:rsidRDefault="008E709C" w:rsidP="008E709C">
      <w:pPr>
        <w:pStyle w:val="Bibliography"/>
        <w:rPr>
          <w:lang w:val="fr-FR"/>
          <w:rPrChange w:id="86" w:author="Julian Wittische" w:date="2022-11-09T23:01:00Z">
            <w:rPr/>
          </w:rPrChange>
        </w:rPr>
      </w:pPr>
      <w:r>
        <w:t xml:space="preserve">Miller, S.A., Dykes, D.D., Polesky, H.F., 1988. A simple salting out procedure for extracting DNA from human nucleated cells. </w:t>
      </w:r>
      <w:r w:rsidRPr="008E709C">
        <w:rPr>
          <w:lang w:val="fr-FR"/>
          <w:rPrChange w:id="87" w:author="Julian Wittische" w:date="2022-11-09T23:01:00Z">
            <w:rPr/>
          </w:rPrChange>
        </w:rPr>
        <w:t>Nucleic Acids Res. 16, 1215.</w:t>
      </w:r>
    </w:p>
    <w:p w14:paraId="3CA074CB" w14:textId="77777777" w:rsidR="008E709C" w:rsidRPr="008E709C" w:rsidRDefault="008E709C" w:rsidP="008E709C">
      <w:pPr>
        <w:pStyle w:val="Bibliography"/>
        <w:rPr>
          <w:lang w:val="fr-FR"/>
          <w:rPrChange w:id="88" w:author="Julian Wittische" w:date="2022-11-09T23:01:00Z">
            <w:rPr/>
          </w:rPrChange>
        </w:rPr>
      </w:pPr>
      <w:r w:rsidRPr="008E709C">
        <w:rPr>
          <w:lang w:val="fr-FR"/>
          <w:rPrChange w:id="89" w:author="Julian Wittische" w:date="2022-11-09T23:01:00Z">
            <w:rPr/>
          </w:rPrChange>
        </w:rPr>
        <w:t>Ministère de l’Environnement, du Climat et du Développement durable, 2022. Plan Pollinisateurs Luxembourg [WWW Document]. Plan Pollinis. URL https://www.planpollinisateurs.lu (accessed 9.16.22).</w:t>
      </w:r>
    </w:p>
    <w:p w14:paraId="72AD6516" w14:textId="77777777" w:rsidR="008E709C" w:rsidRDefault="008E709C" w:rsidP="008E709C">
      <w:pPr>
        <w:pStyle w:val="Bibliography"/>
      </w:pPr>
      <w:r w:rsidRPr="002C7B2D">
        <w:rPr>
          <w:lang w:val="fr-FR"/>
        </w:rPr>
        <w:t xml:space="preserve">Miranda, G.F.G., Young, A.D., Locke, M.M., Marshall, S.A., </w:t>
      </w:r>
      <w:proofErr w:type="spellStart"/>
      <w:r w:rsidRPr="002C7B2D">
        <w:rPr>
          <w:lang w:val="fr-FR"/>
        </w:rPr>
        <w:t>Skevington</w:t>
      </w:r>
      <w:proofErr w:type="spellEnd"/>
      <w:r w:rsidRPr="002C7B2D">
        <w:rPr>
          <w:lang w:val="fr-FR"/>
        </w:rPr>
        <w:t xml:space="preserve">, J.H., Thompson, F.C., 2013. </w:t>
      </w:r>
      <w:r>
        <w:t>Key to the Genera of Nearctic Syrphidae. Can. J. Arthropod Identif. 23.</w:t>
      </w:r>
    </w:p>
    <w:p w14:paraId="010BF8EE" w14:textId="77777777" w:rsidR="008E709C" w:rsidRPr="008E709C" w:rsidRDefault="008E709C" w:rsidP="008E709C">
      <w:pPr>
        <w:pStyle w:val="Bibliography"/>
        <w:rPr>
          <w:lang w:val="fr-FR"/>
          <w:rPrChange w:id="90" w:author="Julian Wittische" w:date="2022-11-09T23:01:00Z">
            <w:rPr/>
          </w:rPrChange>
        </w:rPr>
      </w:pPr>
      <w:r>
        <w:t xml:space="preserve">Mitter, H., Weber, G., 2011. Green Belt(s)—a Challenge for Urban Policy of Expanding Cities. </w:t>
      </w:r>
      <w:r w:rsidRPr="008E709C">
        <w:rPr>
          <w:lang w:val="fr-FR"/>
          <w:rPrChange w:id="91" w:author="Julian Wittische" w:date="2022-11-09T23:01:00Z">
            <w:rPr/>
          </w:rPrChange>
        </w:rPr>
        <w:t>Reg. Mag. 282, 18–20. https://doi.org/10.1080/13673882.2011.9697692</w:t>
      </w:r>
    </w:p>
    <w:p w14:paraId="4359605C" w14:textId="77777777" w:rsidR="008E709C" w:rsidRDefault="008E709C" w:rsidP="008E709C">
      <w:pPr>
        <w:pStyle w:val="Bibliography"/>
      </w:pPr>
      <w:r w:rsidRPr="008E709C">
        <w:rPr>
          <w:lang w:val="fr-FR"/>
          <w:rPrChange w:id="92" w:author="Julian Wittische" w:date="2022-11-09T23:01:00Z">
            <w:rPr/>
          </w:rPrChange>
        </w:rPr>
        <w:t xml:space="preserve">Moquet, L., Laurent, E., Bacchetta, R., Jacquemart, A.-L., 2018. </w:t>
      </w:r>
      <w:r>
        <w:t>Conservation of hoverflies (Diptera, Syrphidae) requires complementary resources at the landscape and local scales. Insect Conserv. Divers. 11, 72–87. https://doi.org/10.1111/icad.12245</w:t>
      </w:r>
    </w:p>
    <w:p w14:paraId="56D26F1B" w14:textId="77777777" w:rsidR="008E709C" w:rsidRDefault="008E709C" w:rsidP="008E709C">
      <w:pPr>
        <w:pStyle w:val="Bibliography"/>
      </w:pPr>
      <w:r>
        <w:t>Öckinger, E., Schweiger, O., Crist, T.O., Debinski, D.M., Krauss, J., Kuussaari, M., Petersen, J.D., Pöyry, J., Settele, J., Summerville, K.S., Bommarco, R., 2010. Life-history traits predict species responses to habitat area and isolation: a cross-continental synthesis. Ecol. Lett. 13, 969–979. https://doi.org/10.1111/j.1461-0248.2010.01487.x</w:t>
      </w:r>
    </w:p>
    <w:p w14:paraId="61FD4143" w14:textId="77777777" w:rsidR="008E709C" w:rsidRDefault="008E709C" w:rsidP="008E709C">
      <w:pPr>
        <w:pStyle w:val="Bibliography"/>
      </w:pPr>
      <w:r>
        <w:t>Ollerton, J., 2017. Pollinator Diversity: Distribution, Ecological Function, and Conservation. Annu. Rev. Ecol. Evol. Syst. 48, 353–376. https://doi.org/10.1146/annurev-ecolsys-110316-022919</w:t>
      </w:r>
    </w:p>
    <w:p w14:paraId="4BBD9B1B" w14:textId="77777777" w:rsidR="008E709C" w:rsidRDefault="008E709C" w:rsidP="008E709C">
      <w:pPr>
        <w:pStyle w:val="Bibliography"/>
      </w:pPr>
      <w:r>
        <w:t>Ollerton, J., Winfree, R., Tarrant, S., 2011. How many flowering plants are pollinated by animals? Oikos 120, 321–326. https://doi.org/10.1111/j.1600-0706.2010.18644.x</w:t>
      </w:r>
    </w:p>
    <w:p w14:paraId="43F426A3" w14:textId="77777777" w:rsidR="008E709C" w:rsidRDefault="008E709C" w:rsidP="008E709C">
      <w:pPr>
        <w:pStyle w:val="Bibliography"/>
      </w:pPr>
      <w:r>
        <w:t>Ouin, A., Menozzi, P., Coulon, M., Hamilton, A.J., Sarthou, J.P., Tsafack, N., Vialatte, A., Ponsard, S., 2011. Can deuterium stable isotope values be used to assign the geographic origin of an auxiliary hoverfly in south-western France? Rapid Commun. Mass Spectrom. 25, 2793–2798. https://doi.org/10.1002/rcm.5127</w:t>
      </w:r>
    </w:p>
    <w:p w14:paraId="087B0E2A" w14:textId="77777777" w:rsidR="008E709C" w:rsidRDefault="008E709C" w:rsidP="008E709C">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73DB17A7" w14:textId="77777777" w:rsidR="008E709C" w:rsidRDefault="008E709C" w:rsidP="008E709C">
      <w:pPr>
        <w:pStyle w:val="Bibliography"/>
      </w:pPr>
      <w:r>
        <w:t>Oyler-McCance, S.J., Fedy, B.C., Landguth, E.L., 2013. Sample design effects in landscape genetics. Conserv. Genet. 14, 275–285. https://doi.org/10.1007/s10592-012-0415-1</w:t>
      </w:r>
    </w:p>
    <w:p w14:paraId="37275CED" w14:textId="77777777" w:rsidR="008E709C" w:rsidRDefault="008E709C" w:rsidP="008E709C">
      <w:pPr>
        <w:pStyle w:val="Bibliography"/>
      </w:pPr>
      <w:r>
        <w:t>Paradis, E., 2010. pegas : an R package for population genetics with an integrated – modular approach 26, 419–420. https://doi.org/10.1093/bioinformatics/btp696</w:t>
      </w:r>
    </w:p>
    <w:p w14:paraId="7C24C24A" w14:textId="77777777" w:rsidR="008E709C" w:rsidRDefault="008E709C" w:rsidP="008E709C">
      <w:pPr>
        <w:pStyle w:val="Bibliography"/>
      </w:pPr>
      <w:proofErr w:type="spellStart"/>
      <w:r w:rsidRPr="002C7B2D">
        <w:rPr>
          <w:lang w:val="de-LU"/>
        </w:rPr>
        <w:t>Pekas</w:t>
      </w:r>
      <w:proofErr w:type="spellEnd"/>
      <w:r w:rsidRPr="002C7B2D">
        <w:rPr>
          <w:lang w:val="de-LU"/>
        </w:rPr>
        <w:t xml:space="preserve">, A., De </w:t>
      </w:r>
      <w:proofErr w:type="spellStart"/>
      <w:r w:rsidRPr="002C7B2D">
        <w:rPr>
          <w:lang w:val="de-LU"/>
        </w:rPr>
        <w:t>Craecker</w:t>
      </w:r>
      <w:proofErr w:type="spellEnd"/>
      <w:r w:rsidRPr="002C7B2D">
        <w:rPr>
          <w:lang w:val="de-LU"/>
        </w:rPr>
        <w:t xml:space="preserve">, I., </w:t>
      </w:r>
      <w:proofErr w:type="spellStart"/>
      <w:r w:rsidRPr="002C7B2D">
        <w:rPr>
          <w:lang w:val="de-LU"/>
        </w:rPr>
        <w:t>Boonen</w:t>
      </w:r>
      <w:proofErr w:type="spellEnd"/>
      <w:r w:rsidRPr="002C7B2D">
        <w:rPr>
          <w:lang w:val="de-LU"/>
        </w:rPr>
        <w:t xml:space="preserve">, S., </w:t>
      </w:r>
      <w:proofErr w:type="spellStart"/>
      <w:r w:rsidRPr="002C7B2D">
        <w:rPr>
          <w:lang w:val="de-LU"/>
        </w:rPr>
        <w:t>Wäckers</w:t>
      </w:r>
      <w:proofErr w:type="spellEnd"/>
      <w:r w:rsidRPr="002C7B2D">
        <w:rPr>
          <w:lang w:val="de-LU"/>
        </w:rPr>
        <w:t xml:space="preserve">, F.L., </w:t>
      </w:r>
      <w:proofErr w:type="spellStart"/>
      <w:r w:rsidRPr="002C7B2D">
        <w:rPr>
          <w:lang w:val="de-LU"/>
        </w:rPr>
        <w:t>Moerkens</w:t>
      </w:r>
      <w:proofErr w:type="spellEnd"/>
      <w:r w:rsidRPr="002C7B2D">
        <w:rPr>
          <w:lang w:val="de-LU"/>
        </w:rPr>
        <w:t xml:space="preserve">, R., 2020. </w:t>
      </w:r>
      <w:r>
        <w:t>One stone; two birds: concurrent pest control and pollination services provided by aphidophagous hoverflies. Biol. Control 149, 104328. https://doi.org/10.1016/j.biocontrol.2020.104328</w:t>
      </w:r>
    </w:p>
    <w:p w14:paraId="293E9B0D" w14:textId="77777777" w:rsidR="008E709C" w:rsidRPr="002C7B2D" w:rsidRDefault="008E709C" w:rsidP="008E709C">
      <w:pPr>
        <w:pStyle w:val="Bibliography"/>
        <w:rPr>
          <w:lang w:val="de-LU"/>
        </w:rPr>
      </w:pPr>
      <w:r>
        <w:lastRenderedPageBreak/>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proofErr w:type="spellStart"/>
      <w:r w:rsidRPr="002C7B2D">
        <w:rPr>
          <w:lang w:val="de-LU"/>
        </w:rPr>
        <w:t>Pensoft</w:t>
      </w:r>
      <w:proofErr w:type="spellEnd"/>
      <w:r w:rsidRPr="002C7B2D">
        <w:rPr>
          <w:lang w:val="de-LU"/>
        </w:rPr>
        <w:t xml:space="preserve"> Publishers, Sofia, </w:t>
      </w:r>
      <w:proofErr w:type="spellStart"/>
      <w:r w:rsidRPr="002C7B2D">
        <w:rPr>
          <w:lang w:val="de-LU"/>
        </w:rPr>
        <w:t>Bulgaria</w:t>
      </w:r>
      <w:proofErr w:type="spellEnd"/>
      <w:r w:rsidRPr="002C7B2D">
        <w:rPr>
          <w:lang w:val="de-LU"/>
        </w:rPr>
        <w:t>.</w:t>
      </w:r>
    </w:p>
    <w:p w14:paraId="61CF1976" w14:textId="77777777" w:rsidR="008E709C" w:rsidRDefault="008E709C" w:rsidP="008E709C">
      <w:pPr>
        <w:pStyle w:val="Bibliography"/>
      </w:pPr>
      <w:r w:rsidRPr="002C7B2D">
        <w:rPr>
          <w:lang w:val="de-LU"/>
        </w:rPr>
        <w:t xml:space="preserve">Potts, S.G., </w:t>
      </w:r>
      <w:proofErr w:type="spellStart"/>
      <w:r w:rsidRPr="002C7B2D">
        <w:rPr>
          <w:lang w:val="de-LU"/>
        </w:rPr>
        <w:t>Biesmeijer</w:t>
      </w:r>
      <w:proofErr w:type="spellEnd"/>
      <w:r w:rsidRPr="002C7B2D">
        <w:rPr>
          <w:lang w:val="de-LU"/>
        </w:rPr>
        <w:t xml:space="preserve">, J.C., Kremen, C., Neumann, P., Schweiger, O., </w:t>
      </w:r>
      <w:proofErr w:type="spellStart"/>
      <w:r w:rsidRPr="002C7B2D">
        <w:rPr>
          <w:lang w:val="de-LU"/>
        </w:rPr>
        <w:t>Kunin</w:t>
      </w:r>
      <w:proofErr w:type="spellEnd"/>
      <w:r w:rsidRPr="002C7B2D">
        <w:rPr>
          <w:lang w:val="de-LU"/>
        </w:rPr>
        <w:t xml:space="preserve">, W.E., 2010. </w:t>
      </w:r>
      <w:r>
        <w:t>Global pollinator declines: trends, impacts and drivers. Trends Ecol. Evol. 25, 345–353. https://doi.org/10.1016/j.tree.2010.01.007</w:t>
      </w:r>
    </w:p>
    <w:p w14:paraId="6110B89B" w14:textId="77777777" w:rsidR="008E709C" w:rsidRDefault="008E709C" w:rsidP="008E709C">
      <w:pPr>
        <w:pStyle w:val="Bibliography"/>
      </w:pPr>
      <w:r>
        <w:t>Pritchard, J.K., Stephens, M., Donnelly, P., 2000. Inference of Population Structure Using Multilocus Genotype Data.</w:t>
      </w:r>
    </w:p>
    <w:p w14:paraId="5986EBFF" w14:textId="77777777" w:rsidR="008E709C" w:rsidRDefault="008E709C" w:rsidP="008E709C">
      <w:pPr>
        <w:pStyle w:val="Bibliography"/>
      </w:pPr>
      <w:r>
        <w:t>R Core Team, 2022. R: A language and environment for statistical computing.</w:t>
      </w:r>
    </w:p>
    <w:p w14:paraId="28187FBD" w14:textId="77777777" w:rsidR="008E709C" w:rsidRDefault="008E709C" w:rsidP="008E709C">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 Natl. Acad. Sci. 113, 146–151. https://doi.org/10.1073/pnas.1517092112</w:t>
      </w:r>
    </w:p>
    <w:p w14:paraId="4EE930EE" w14:textId="77777777" w:rsidR="008E709C" w:rsidRPr="002C7B2D" w:rsidRDefault="008E709C" w:rsidP="008E709C">
      <w:pPr>
        <w:pStyle w:val="Bibliography"/>
        <w:rPr>
          <w:lang w:val="de-LU"/>
        </w:rPr>
      </w:pPr>
      <w:r>
        <w:t xml:space="preserve">Rands, S.A., 2014. Landscape fragmentation and pollinator movement within agricultural environments: a modelling framework for exploring foraging and movement ecology. </w:t>
      </w:r>
      <w:proofErr w:type="spellStart"/>
      <w:r w:rsidRPr="002C7B2D">
        <w:rPr>
          <w:lang w:val="de-LU"/>
        </w:rPr>
        <w:t>PeerJ</w:t>
      </w:r>
      <w:proofErr w:type="spellEnd"/>
      <w:r w:rsidRPr="002C7B2D">
        <w:rPr>
          <w:lang w:val="de-LU"/>
        </w:rPr>
        <w:t xml:space="preserve"> 2, e269. https://doi.org/10.7717/peerj.269</w:t>
      </w:r>
    </w:p>
    <w:p w14:paraId="6306E7EF" w14:textId="77777777" w:rsidR="008E709C" w:rsidRDefault="008E709C" w:rsidP="008E709C">
      <w:pPr>
        <w:pStyle w:val="Bibliography"/>
      </w:pPr>
      <w:r w:rsidRPr="002C7B2D">
        <w:rPr>
          <w:lang w:val="de-LU"/>
        </w:rPr>
        <w:t xml:space="preserve">Raymond, L., </w:t>
      </w:r>
      <w:proofErr w:type="spellStart"/>
      <w:r w:rsidRPr="002C7B2D">
        <w:rPr>
          <w:lang w:val="de-LU"/>
        </w:rPr>
        <w:t>Plantegenest</w:t>
      </w:r>
      <w:proofErr w:type="spellEnd"/>
      <w:r w:rsidRPr="002C7B2D">
        <w:rPr>
          <w:lang w:val="de-LU"/>
        </w:rPr>
        <w:t xml:space="preserve">, M., </w:t>
      </w:r>
      <w:proofErr w:type="spellStart"/>
      <w:r w:rsidRPr="002C7B2D">
        <w:rPr>
          <w:lang w:val="de-LU"/>
        </w:rPr>
        <w:t>Vialatte</w:t>
      </w:r>
      <w:proofErr w:type="spellEnd"/>
      <w:r w:rsidRPr="002C7B2D">
        <w:rPr>
          <w:lang w:val="de-LU"/>
        </w:rPr>
        <w:t xml:space="preserve">, A., 2013. </w:t>
      </w:r>
      <w:r>
        <w:t>Migration and dispersal may drive to high genetic variation and significant genetic mixing: the case of two agriculturally important, continental hoverflies (Episyrphus balteatus and Sphaerophoria scripta). Mol. Ecol. 22, 5329–5339. https://doi.org/10.1111/mec.12483</w:t>
      </w:r>
    </w:p>
    <w:p w14:paraId="1AFCB4FC" w14:textId="77777777" w:rsidR="008E709C" w:rsidRDefault="008E709C" w:rsidP="008E709C">
      <w:pPr>
        <w:pStyle w:val="Bibliography"/>
      </w:pPr>
      <w:r>
        <w:t>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 R. Soc. B Biol. Sci. 287, 20200922. https://doi.org/10.1098/rspb.2020.0922</w:t>
      </w:r>
    </w:p>
    <w:p w14:paraId="6BB7F65E" w14:textId="77777777" w:rsidR="008E709C" w:rsidRDefault="008E709C" w:rsidP="008E709C">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0B7377A7" w14:textId="77777777" w:rsidR="008E709C" w:rsidRDefault="008E709C" w:rsidP="008E709C">
      <w:pPr>
        <w:pStyle w:val="Bibliography"/>
      </w:pPr>
      <w:r>
        <w:t>Rotheray, G.E., 1993. Colour Guide to Hoverfly Larvae (Diptera: Syrphidae). Dipter. Dig. 9.</w:t>
      </w:r>
    </w:p>
    <w:p w14:paraId="67C1ECC0" w14:textId="77777777" w:rsidR="008E709C" w:rsidRDefault="008E709C" w:rsidP="008E709C">
      <w:pPr>
        <w:pStyle w:val="Bibliography"/>
      </w:pPr>
      <w:r>
        <w:t>RStudio Team, 2022. RStudio: Integrated Development Environment for R.</w:t>
      </w:r>
    </w:p>
    <w:p w14:paraId="15A46C9A" w14:textId="77777777" w:rsidR="008E709C" w:rsidRDefault="008E709C" w:rsidP="008E709C">
      <w:pPr>
        <w:pStyle w:val="Bibliography"/>
      </w:pPr>
      <w:r>
        <w:t>Sánchez-Bayo, F., Wyckhuys, K.A.G., 2021. Further evidence for a global decline of the entomofauna. Austral Entomol. 60, 9–26. https://doi.org/10.1111/aen.12509</w:t>
      </w:r>
    </w:p>
    <w:p w14:paraId="5FE7042B" w14:textId="77777777" w:rsidR="008E709C" w:rsidRDefault="008E709C" w:rsidP="008E709C">
      <w:pPr>
        <w:pStyle w:val="Bibliography"/>
      </w:pPr>
      <w:r>
        <w:t>Sánchez-Bayo, F., Wyckhuys, K.A.G., 2019. Worldwide decline of the entomofauna: A review of its drivers. Biol. Conserv. 232, 8–27. https://doi.org/10.1016/j.biocon.2019.01.020</w:t>
      </w:r>
    </w:p>
    <w:p w14:paraId="3C97D69D" w14:textId="77777777" w:rsidR="008E709C" w:rsidRDefault="008E709C" w:rsidP="008E709C">
      <w:pPr>
        <w:pStyle w:val="Bibliography"/>
      </w:pPr>
      <w:r>
        <w:t>Schauer, B., Bong, J., Popp, C., Obermaier, E., Feldhaar, H., 2018. Dispersal limitation of saproxylic insects in a managed forest? A population genetics approach. Basic Appl. Ecol. 32, 26–38. https://doi.org/10.1016/j.baae.2018.01.005</w:t>
      </w:r>
    </w:p>
    <w:p w14:paraId="28111B94" w14:textId="77777777" w:rsidR="008E709C" w:rsidRDefault="008E709C" w:rsidP="008E709C">
      <w:pPr>
        <w:pStyle w:val="Bibliography"/>
      </w:pPr>
      <w:r w:rsidRPr="002C7B2D">
        <w:rPr>
          <w:lang w:val="de-LU"/>
        </w:rPr>
        <w:lastRenderedPageBreak/>
        <w:t xml:space="preserve">Schwartz, M.K., </w:t>
      </w:r>
      <w:proofErr w:type="spellStart"/>
      <w:r w:rsidRPr="002C7B2D">
        <w:rPr>
          <w:lang w:val="de-LU"/>
        </w:rPr>
        <w:t>McKelvey</w:t>
      </w:r>
      <w:proofErr w:type="spellEnd"/>
      <w:r w:rsidRPr="002C7B2D">
        <w:rPr>
          <w:lang w:val="de-LU"/>
        </w:rPr>
        <w:t xml:space="preserve">, K.S., 2009. </w:t>
      </w:r>
      <w:r>
        <w:t>Why sampling scheme matters: the effect of sampling scheme on landscape genetic results. Conserv. Genet. 10, 441–452. https://doi.org/10.1007/s10592-008-9622-1</w:t>
      </w:r>
    </w:p>
    <w:p w14:paraId="335BCEBD" w14:textId="77777777" w:rsidR="008E709C" w:rsidRDefault="008E709C" w:rsidP="008E709C">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6416F78F" w14:textId="77777777" w:rsidR="008E709C" w:rsidRDefault="008E709C" w:rsidP="008E709C">
      <w:pPr>
        <w:pStyle w:val="Bibliography"/>
      </w:pPr>
      <w:r>
        <w:t>Senapathi, D., Carvalheiro, L.G., Biesmeijer, J.C., Dodson, C.-A., Evans, R.L., McKerchar, M., Morton, R.D., Moss, E.D., Roberts, S.P.M., Kunin, W.E., Potts, S.G., 2015. The impact of over 80 years of land cover changes on bee and wasp pollinator communities in England. Proc. R. Soc. B Biol. Sci. 282, 20150294. https://doi.org/10.1098/rspb.2015.0294</w:t>
      </w:r>
    </w:p>
    <w:p w14:paraId="60240D0D" w14:textId="77777777" w:rsidR="008E709C" w:rsidRDefault="008E709C" w:rsidP="008E709C">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 Evol. 9, 3678–3680. https://doi.org/10.1002/ece3.5153</w:t>
      </w:r>
    </w:p>
    <w:p w14:paraId="62159F56" w14:textId="77777777" w:rsidR="008E709C" w:rsidRDefault="008E709C" w:rsidP="008E709C">
      <w:pPr>
        <w:pStyle w:val="Bibliography"/>
      </w:pPr>
      <w:r>
        <w:t>Speight, M.C.D., 2017. Species account of European Syrphidae, Syrph the Net, the database of European Syrphidae (Diptera). Syrph the Net publications, Dublin, Ireland.</w:t>
      </w:r>
    </w:p>
    <w:p w14:paraId="728E8A7E" w14:textId="77777777" w:rsidR="008E709C" w:rsidRPr="002C7B2D" w:rsidRDefault="008E709C" w:rsidP="008E709C">
      <w:pPr>
        <w:pStyle w:val="Bibliography"/>
        <w:rPr>
          <w:lang w:val="de-LU"/>
        </w:rPr>
      </w:pPr>
      <w:r>
        <w:t xml:space="preserve">Ssymank, A., Kearns, C.A., Pape, T., Thompson, F.C., 2008. Pollinating Flies (Diptera): A major contribution to plant diversity and agricultural production. </w:t>
      </w:r>
      <w:proofErr w:type="spellStart"/>
      <w:r w:rsidRPr="002C7B2D">
        <w:rPr>
          <w:lang w:val="de-LU"/>
        </w:rPr>
        <w:t>Biodiversity</w:t>
      </w:r>
      <w:proofErr w:type="spellEnd"/>
      <w:r w:rsidRPr="002C7B2D">
        <w:rPr>
          <w:lang w:val="de-LU"/>
        </w:rPr>
        <w:t xml:space="preserve"> 9, 86–89. https://doi.org/10.1080/14888386.2008.9712892</w:t>
      </w:r>
    </w:p>
    <w:p w14:paraId="61640553" w14:textId="77777777" w:rsidR="008E709C" w:rsidRPr="002C7B2D" w:rsidRDefault="008E709C" w:rsidP="008E709C">
      <w:pPr>
        <w:pStyle w:val="Bibliography"/>
        <w:rPr>
          <w:lang w:val="de-LU"/>
        </w:rPr>
      </w:pPr>
      <w:r w:rsidRPr="002C7B2D">
        <w:rPr>
          <w:lang w:val="de-LU"/>
        </w:rPr>
        <w:t xml:space="preserve">Stadt Köln, 2022. Insektenschutz [WWW </w:t>
      </w:r>
      <w:proofErr w:type="spellStart"/>
      <w:r w:rsidRPr="002C7B2D">
        <w:rPr>
          <w:lang w:val="de-LU"/>
        </w:rPr>
        <w:t>Document</w:t>
      </w:r>
      <w:proofErr w:type="spellEnd"/>
      <w:r w:rsidRPr="002C7B2D">
        <w:rPr>
          <w:lang w:val="de-LU"/>
        </w:rPr>
        <w:t>]. URL https://www.stadt-koeln.de/leben-in-koeln/klima-umwelt-tiere/insektenschutz (</w:t>
      </w:r>
      <w:proofErr w:type="spellStart"/>
      <w:r w:rsidRPr="002C7B2D">
        <w:rPr>
          <w:lang w:val="de-LU"/>
        </w:rPr>
        <w:t>accessed</w:t>
      </w:r>
      <w:proofErr w:type="spellEnd"/>
      <w:r w:rsidRPr="002C7B2D">
        <w:rPr>
          <w:lang w:val="de-LU"/>
        </w:rPr>
        <w:t xml:space="preserve"> 9.16.22).</w:t>
      </w:r>
    </w:p>
    <w:p w14:paraId="552D1D3D" w14:textId="77777777" w:rsidR="008E709C" w:rsidRDefault="008E709C" w:rsidP="008E709C">
      <w:pPr>
        <w:pStyle w:val="Bibliography"/>
      </w:pPr>
      <w:r w:rsidRPr="002C7B2D">
        <w:rPr>
          <w:lang w:val="de-LU"/>
        </w:rPr>
        <w:t>Steffan-</w:t>
      </w:r>
      <w:proofErr w:type="spellStart"/>
      <w:r w:rsidRPr="002C7B2D">
        <w:rPr>
          <w:lang w:val="de-LU"/>
        </w:rPr>
        <w:t>Dewenter</w:t>
      </w:r>
      <w:proofErr w:type="spellEnd"/>
      <w:r w:rsidRPr="002C7B2D">
        <w:rPr>
          <w:lang w:val="de-LU"/>
        </w:rPr>
        <w:t xml:space="preserve">, I., Münzenberg, U., Bürger, C., Thies, C., </w:t>
      </w:r>
      <w:proofErr w:type="spellStart"/>
      <w:r w:rsidRPr="002C7B2D">
        <w:rPr>
          <w:lang w:val="de-LU"/>
        </w:rPr>
        <w:t>Tscharntke</w:t>
      </w:r>
      <w:proofErr w:type="spellEnd"/>
      <w:r w:rsidRPr="002C7B2D">
        <w:rPr>
          <w:lang w:val="de-LU"/>
        </w:rPr>
        <w:t xml:space="preserve">, T., 2002. </w:t>
      </w:r>
      <w:r>
        <w:t>Scale-Dependent Effects of Landscape Context on Three Pollinator Guilds. Ecology 83, 1421–1432. https://doi.org/10.1890/0012-9658(2002)083[1421:SDEOLC]2.0.CO;2</w:t>
      </w:r>
    </w:p>
    <w:p w14:paraId="3EC79011" w14:textId="77777777" w:rsidR="008E709C" w:rsidRDefault="008E709C" w:rsidP="008E709C">
      <w:pPr>
        <w:pStyle w:val="Bibliography"/>
      </w:pPr>
      <w:r>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08EEAD07" w14:textId="77777777" w:rsidR="008E709C" w:rsidRPr="002C7B2D" w:rsidRDefault="008E709C" w:rsidP="008E709C">
      <w:pPr>
        <w:pStyle w:val="Bibliography"/>
        <w:rPr>
          <w:lang w:val="de-LU"/>
        </w:rPr>
      </w:pPr>
      <w:r>
        <w:t xml:space="preserve">Svenningsen, C.S., Frøslev, T.G., Bladt, J., Pedersen, L.B., Larsen, J.C., Ejrnæs, R., Fløjgaard, C., Hansen, A.J., Heilmann-Clausen, J., Dunn, R.R., Tøttrup, A.P., 2021. Detecting flying insects using car nets and DNA metabarcoding. Biol. </w:t>
      </w:r>
      <w:proofErr w:type="spellStart"/>
      <w:r w:rsidRPr="002C7B2D">
        <w:rPr>
          <w:lang w:val="de-LU"/>
        </w:rPr>
        <w:t>Lett</w:t>
      </w:r>
      <w:proofErr w:type="spellEnd"/>
      <w:r w:rsidRPr="002C7B2D">
        <w:rPr>
          <w:lang w:val="de-LU"/>
        </w:rPr>
        <w:t>. 17, 20200833. https://doi.org/10.1098/rsbl.2020.0833</w:t>
      </w:r>
    </w:p>
    <w:p w14:paraId="477098A5" w14:textId="77777777" w:rsidR="008E709C" w:rsidRDefault="008E709C" w:rsidP="008E709C">
      <w:pPr>
        <w:pStyle w:val="Bibliography"/>
      </w:pPr>
      <w:r w:rsidRPr="002C7B2D">
        <w:rPr>
          <w:lang w:val="de-LU"/>
        </w:rPr>
        <w:t xml:space="preserve">Taylor, P.D., Fahrig, L., </w:t>
      </w:r>
      <w:proofErr w:type="spellStart"/>
      <w:r w:rsidRPr="002C7B2D">
        <w:rPr>
          <w:lang w:val="de-LU"/>
        </w:rPr>
        <w:t>Henein</w:t>
      </w:r>
      <w:proofErr w:type="spellEnd"/>
      <w:r w:rsidRPr="002C7B2D">
        <w:rPr>
          <w:lang w:val="de-LU"/>
        </w:rPr>
        <w:t xml:space="preserve">, K., </w:t>
      </w:r>
      <w:proofErr w:type="spellStart"/>
      <w:r w:rsidRPr="002C7B2D">
        <w:rPr>
          <w:lang w:val="de-LU"/>
        </w:rPr>
        <w:t>Merriam</w:t>
      </w:r>
      <w:proofErr w:type="spellEnd"/>
      <w:r w:rsidRPr="002C7B2D">
        <w:rPr>
          <w:lang w:val="de-LU"/>
        </w:rPr>
        <w:t xml:space="preserve">, G., 1993. </w:t>
      </w:r>
      <w:r>
        <w:t>Connectivity Is a Vital Element of Landscape Structure. Oikos 68, 571. https://doi.org/10.2307/3544927</w:t>
      </w:r>
    </w:p>
    <w:p w14:paraId="459CC723" w14:textId="77777777" w:rsidR="008E709C" w:rsidRDefault="008E709C" w:rsidP="008E709C">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2A905159" w14:textId="77777777" w:rsidR="008E709C" w:rsidRDefault="008E709C" w:rsidP="008E709C">
      <w:pPr>
        <w:pStyle w:val="Bibliography"/>
      </w:pPr>
      <w:r>
        <w:t>Thompson, F.C., 2008. A conspectus of New Zealand flower flies (Diptera: Syrphidae) with the description of a new genus and species. Zootaxa 1716, 1. https://doi.org/10.11646/zootaxa.1716.1.1</w:t>
      </w:r>
    </w:p>
    <w:p w14:paraId="7D8D8FAE" w14:textId="77777777" w:rsidR="008E709C" w:rsidRPr="008E709C" w:rsidRDefault="008E709C" w:rsidP="008E709C">
      <w:pPr>
        <w:pStyle w:val="Bibliography"/>
        <w:rPr>
          <w:lang w:val="fr-FR"/>
          <w:rPrChange w:id="93" w:author="Julian Wittische" w:date="2022-11-09T23:01:00Z">
            <w:rPr/>
          </w:rPrChange>
        </w:rPr>
      </w:pPr>
      <w:r>
        <w:t xml:space="preserve">Vanbergen, A.J., 1, 2, 3, 4, 2013. Threats to an ecosystem service: pressures on pollinators. </w:t>
      </w:r>
      <w:r w:rsidRPr="008E709C">
        <w:rPr>
          <w:lang w:val="fr-FR"/>
          <w:rPrChange w:id="94" w:author="Julian Wittische" w:date="2022-11-09T23:01:00Z">
            <w:rPr/>
          </w:rPrChange>
        </w:rPr>
        <w:t>Front. Ecol. Environ. 11, 251–259. https://doi.org/10.1890/120126</w:t>
      </w:r>
    </w:p>
    <w:p w14:paraId="3ACE09EF" w14:textId="77777777" w:rsidR="008E709C" w:rsidRDefault="008E709C" w:rsidP="008E709C">
      <w:pPr>
        <w:pStyle w:val="Bibliography"/>
      </w:pPr>
      <w:r w:rsidRPr="008E709C">
        <w:rPr>
          <w:lang w:val="fr-FR"/>
          <w:rPrChange w:id="95" w:author="Julian Wittische" w:date="2022-11-09T23:01:00Z">
            <w:rPr/>
          </w:rPrChange>
        </w:rPr>
        <w:lastRenderedPageBreak/>
        <w:t xml:space="preserve">Vekemans, X., Hardy, O.J., 2004. </w:t>
      </w:r>
      <w:r>
        <w:t>New insights from fine-scale spatial genetic structure analyses in plant populations. Mol. Ecol. 13, 921–935. https://doi.org/10.1046/j.1365-294X.2004.02076.x</w:t>
      </w:r>
    </w:p>
    <w:p w14:paraId="0D5FFC41" w14:textId="77777777" w:rsidR="008E709C" w:rsidRDefault="008E709C" w:rsidP="008E709C">
      <w:pPr>
        <w:pStyle w:val="Bibliography"/>
      </w:pPr>
      <w:r>
        <w:t>Wang, J., 2017. The computer program structure for assigning individuals to populations: easy to use but easier to misuse. Mol. Ecol. Resour. 17, 981–990.</w:t>
      </w:r>
    </w:p>
    <w:p w14:paraId="365D08B4" w14:textId="77777777" w:rsidR="008E709C" w:rsidRDefault="008E709C" w:rsidP="008E709C">
      <w:pPr>
        <w:pStyle w:val="Bibliography"/>
      </w:pPr>
      <w:r>
        <w:t>Wardhaugh, C.W., 2015. How many species of arthropods visit flowers? Arthropod-Plant Interact. 9, 547–565. https://doi.org/10.1007/s11829-015-9398-4</w:t>
      </w:r>
    </w:p>
    <w:p w14:paraId="2A23B8FC" w14:textId="77777777" w:rsidR="008E709C" w:rsidRDefault="008E709C" w:rsidP="008E709C">
      <w:pPr>
        <w:pStyle w:val="Bibliography"/>
      </w:pPr>
      <w:r>
        <w:t>Wellington, W.G., Fitzpatrick, S.M., 1981. Territoriality in the drone fly, Eristalis tenax (Diptera: Syrphidae). Can. Entomol. 113, 695–704. https://doi.org/10.4039/Ent113695-8</w:t>
      </w:r>
    </w:p>
    <w:p w14:paraId="377C5BFC" w14:textId="77777777" w:rsidR="008E709C" w:rsidRDefault="008E709C" w:rsidP="008E709C">
      <w:pPr>
        <w:pStyle w:val="Bibliography"/>
      </w:pPr>
      <w:r>
        <w:t>Winfree, R., Bartomeus, I., Cariveau, D.P., 2011. Native Pollinators in Anthropogenic Habitats. Annu. Rev. Ecol. Evol. Syst. 42, 1–22. https://doi.org/10.1146/annurev-ecolsys-102710-145042</w:t>
      </w:r>
    </w:p>
    <w:p w14:paraId="38E1B47B" w14:textId="77777777" w:rsidR="008E709C" w:rsidRDefault="008E709C" w:rsidP="008E709C">
      <w:pPr>
        <w:pStyle w:val="Bibliography"/>
      </w:pPr>
      <w:r>
        <w:t>Wotton, K.R., Gao, B., Menz, M.H.M., Morris, R.K.A., Ball, S.G., Lim, K.S., Reynolds, D.R., Hu, G., Chapman, J.W., 2019. Mass Seasonal Migrations of Hoverflies Provide Extensive Pollination and Crop Protection Services. Curr. Biol. 29, 2167-2173.e5. https://doi.org/10.1016/j.cub.2019.05.036</w:t>
      </w:r>
    </w:p>
    <w:p w14:paraId="45D595AB" w14:textId="77777777" w:rsidR="008E709C" w:rsidRDefault="008E709C" w:rsidP="008E709C">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5F0DC76E"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6644F9F4" w14:textId="3FB58D74" w:rsidR="005C3158" w:rsidRDefault="005C3158" w:rsidP="005C3158">
      <w:pPr>
        <w:spacing w:after="0"/>
        <w:jc w:val="both"/>
        <w:rPr>
          <w:rFonts w:eastAsia="Times New Roman" w:cs="Times New Roman"/>
          <w:bCs/>
          <w:color w:val="000000"/>
          <w:szCs w:val="20"/>
          <w:lang w:val="en-GB" w:eastAsia="de-DE"/>
        </w:rPr>
      </w:pPr>
      <w:r w:rsidRPr="005C3158">
        <w:rPr>
          <w:rFonts w:eastAsia="Times New Roman" w:cs="Times New Roman"/>
          <w:bCs/>
          <w:color w:val="000000"/>
          <w:szCs w:val="20"/>
          <w:lang w:val="en-GB" w:eastAsia="de-DE"/>
        </w:rPr>
        <w:t xml:space="preserve">Dilutions for PCR products of Myathropa florea were 1/75 for Multiplex 1, 4/50 for Multiplex 2 and 1/120 for Multiplex 3. </w:t>
      </w:r>
      <w:proofErr w:type="spellStart"/>
      <w:r w:rsidRPr="005C3158">
        <w:rPr>
          <w:rFonts w:eastAsia="Times New Roman" w:cs="Times New Roman"/>
          <w:bCs/>
          <w:color w:val="000000"/>
          <w:szCs w:val="20"/>
          <w:lang w:val="en-GB" w:eastAsia="de-DE"/>
        </w:rPr>
        <w:t>Pcr</w:t>
      </w:r>
      <w:proofErr w:type="spellEnd"/>
      <w:r w:rsidRPr="005C3158">
        <w:rPr>
          <w:rFonts w:eastAsia="Times New Roman" w:cs="Times New Roman"/>
          <w:bCs/>
          <w:color w:val="000000"/>
          <w:szCs w:val="20"/>
          <w:lang w:val="en-GB" w:eastAsia="de-DE"/>
        </w:rPr>
        <w:t xml:space="preserve"> Products of Syritta pipiens were diluted 1/20. PCR products were genotyped using a capillary sequencer (ABI 3730XL, Applied Biosystems). Allele sizes were determined using GENEMAPPER version 4.0 (Applied Biosystems).</w:t>
      </w:r>
    </w:p>
    <w:p w14:paraId="33007488" w14:textId="77777777" w:rsidR="005C3158" w:rsidRDefault="005C3158" w:rsidP="005C3158">
      <w:pPr>
        <w:spacing w:after="0"/>
        <w:jc w:val="both"/>
        <w:rPr>
          <w:rFonts w:eastAsia="Times New Roman" w:cs="Times New Roman"/>
          <w:bCs/>
          <w:color w:val="000000"/>
          <w:szCs w:val="20"/>
          <w:lang w:val="en-GB" w:eastAsia="de-DE"/>
        </w:rPr>
      </w:pP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4EFD6A6A" w14:textId="4D30CDB0" w:rsidR="005C3158" w:rsidRPr="005C3158" w:rsidRDefault="005C3158" w:rsidP="005C3158">
      <w:pPr>
        <w:spacing w:after="0"/>
        <w:jc w:val="both"/>
        <w:rPr>
          <w:rFonts w:eastAsia="Times New Roman" w:cs="Times New Roman"/>
          <w:bCs/>
          <w:color w:val="FF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w:t>
      </w: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7777777" w:rsidR="005C3158" w:rsidRPr="005C3158" w:rsidRDefault="005C3158" w:rsidP="005C3158">
      <w:pPr>
        <w:spacing w:after="0" w:line="240" w:lineRule="auto"/>
        <w:rPr>
          <w:rFonts w:ascii="Calibri" w:eastAsia="Calibri" w:hAnsi="Calibri" w:cs="Times New Roman"/>
          <w:szCs w:val="24"/>
        </w:rPr>
      </w:pPr>
    </w:p>
    <w:p w14:paraId="57F67FFD" w14:textId="6293A8A4" w:rsidR="005C3158" w:rsidRDefault="005C3158" w:rsidP="009A6F39">
      <w:pPr>
        <w:rPr>
          <w:b/>
        </w:rPr>
      </w:pPr>
    </w:p>
    <w:p w14:paraId="55B99662" w14:textId="77777777" w:rsidR="005C3158" w:rsidRDefault="005C3158" w:rsidP="009A6F39">
      <w:pPr>
        <w:rPr>
          <w:b/>
        </w:rPr>
      </w:pPr>
    </w:p>
    <w:p w14:paraId="7752D473" w14:textId="77777777" w:rsidR="0071552B" w:rsidRPr="00702372" w:rsidRDefault="0071552B" w:rsidP="0071552B">
      <w:r w:rsidRPr="00463D7C">
        <w:rPr>
          <w:noProof/>
          <w:lang w:val="de-LU" w:eastAsia="de-LU"/>
        </w:rPr>
        <w:lastRenderedPageBreak/>
        <w:drawing>
          <wp:anchor distT="0" distB="0" distL="114300" distR="114300" simplePos="0" relativeHeight="251696128" behindDoc="0" locked="0" layoutInCell="1" allowOverlap="1" wp14:anchorId="71B09234" wp14:editId="1DE5D8EB">
            <wp:simplePos x="0" y="0"/>
            <wp:positionH relativeFrom="column">
              <wp:posOffset>2891481</wp:posOffset>
            </wp:positionH>
            <wp:positionV relativeFrom="paragraph">
              <wp:posOffset>-206</wp:posOffset>
            </wp:positionV>
            <wp:extent cx="2689225" cy="3764377"/>
            <wp:effectExtent l="0" t="0" r="0" b="7620"/>
            <wp:wrapNone/>
            <wp:docPr id="24" name="Picture 24" descr="C:\Users\jwittische\Desktop\Projects\Syrphidae_LandGen\BIC_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ittische\Desktop\Projects\Syrphidae_LandGen\BIC_SP.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225" cy="37643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52B">
        <w:rPr>
          <w:noProof/>
          <w:lang w:val="de-LU" w:eastAsia="de-LU"/>
        </w:rPr>
        <w:drawing>
          <wp:inline distT="0" distB="0" distL="0" distR="0" wp14:anchorId="15BF64F3" wp14:editId="6A906CE1">
            <wp:extent cx="2702011" cy="3782023"/>
            <wp:effectExtent l="0" t="0" r="3175" b="9525"/>
            <wp:docPr id="27" name="Picture 27" descr="C:\Users\jwittische\Desktop\Projects\Syrphidae_LandGen\BIC_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wittische\Desktop\Projects\Syrphidae_LandGen\BIC_MF.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735" cy="3801233"/>
                    </a:xfrm>
                    <a:prstGeom prst="rect">
                      <a:avLst/>
                    </a:prstGeom>
                    <a:noFill/>
                    <a:ln>
                      <a:noFill/>
                    </a:ln>
                  </pic:spPr>
                </pic:pic>
              </a:graphicData>
            </a:graphic>
          </wp:inline>
        </w:drawing>
      </w:r>
    </w:p>
    <w:p w14:paraId="3FAD2D53" w14:textId="77777777" w:rsidR="0071552B" w:rsidRPr="00702372" w:rsidRDefault="0071552B" w:rsidP="0071552B">
      <w:r>
        <w:rPr>
          <w:b/>
        </w:rPr>
        <w:t>Supplementary figure 1</w:t>
      </w:r>
      <w:r w:rsidRPr="002034C6">
        <w:rPr>
          <w:b/>
        </w:rPr>
        <w:t>.</w:t>
      </w:r>
      <w:r>
        <w:rPr>
          <w:b/>
        </w:rPr>
        <w:t xml:space="preserve"> </w:t>
      </w:r>
      <w:r>
        <w:t xml:space="preserve">Bayesian Information Criteria values for A) </w:t>
      </w:r>
      <w:r>
        <w:rPr>
          <w:i/>
        </w:rPr>
        <w:t>M. florea</w:t>
      </w:r>
      <w:r>
        <w:t xml:space="preserve"> and B) </w:t>
      </w:r>
      <w:r>
        <w:rPr>
          <w:i/>
        </w:rPr>
        <w:t>S. pipiens</w:t>
      </w:r>
      <w:r>
        <w:t>.</w:t>
      </w:r>
    </w:p>
    <w:p w14:paraId="0DD9DC17" w14:textId="01EC67D6" w:rsidR="0071552B" w:rsidRDefault="0071552B" w:rsidP="009A6F39">
      <w:pPr>
        <w:rPr>
          <w:b/>
        </w:rPr>
      </w:pPr>
    </w:p>
    <w:p w14:paraId="65582893" w14:textId="793D2E6F" w:rsidR="0071552B" w:rsidRDefault="0071552B" w:rsidP="009A6F39">
      <w:pPr>
        <w:rPr>
          <w:b/>
        </w:rPr>
      </w:pPr>
    </w:p>
    <w:p w14:paraId="3B2B41E6" w14:textId="53FA4B13" w:rsidR="0071552B" w:rsidRDefault="0071552B" w:rsidP="009A6F39">
      <w:pPr>
        <w:rPr>
          <w:b/>
        </w:rPr>
      </w:pPr>
    </w:p>
    <w:p w14:paraId="441EF7A0" w14:textId="651222A9" w:rsidR="0071552B" w:rsidRDefault="0071552B" w:rsidP="009A6F39">
      <w:pPr>
        <w:rPr>
          <w:b/>
        </w:rPr>
      </w:pPr>
    </w:p>
    <w:p w14:paraId="03C8A97B" w14:textId="5F4D52F9" w:rsidR="0071552B" w:rsidRDefault="0071552B" w:rsidP="009A6F39">
      <w:pPr>
        <w:rPr>
          <w:b/>
        </w:rPr>
      </w:pPr>
    </w:p>
    <w:p w14:paraId="3474F319" w14:textId="40CD5B5C" w:rsidR="0071552B" w:rsidRDefault="0071552B" w:rsidP="009A6F39">
      <w:pPr>
        <w:rPr>
          <w:b/>
        </w:rPr>
      </w:pPr>
    </w:p>
    <w:p w14:paraId="628F785E" w14:textId="3D1C8AA2" w:rsidR="002C4857" w:rsidRDefault="002034C6" w:rsidP="009A6F39">
      <w:r w:rsidRPr="002034C6">
        <w:rPr>
          <w:noProof/>
          <w:lang w:val="de-LU" w:eastAsia="de-LU"/>
        </w:rPr>
        <w:lastRenderedPageBreak/>
        <w:drawing>
          <wp:inline distT="0" distB="0" distL="0" distR="0" wp14:anchorId="6B03A4E5" wp14:editId="07423F58">
            <wp:extent cx="2734962" cy="1679747"/>
            <wp:effectExtent l="0" t="0" r="8255" b="0"/>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467"/>
                    <a:stretch/>
                  </pic:blipFill>
                  <pic:spPr bwMode="auto">
                    <a:xfrm>
                      <a:off x="0" y="0"/>
                      <a:ext cx="2734962" cy="1679747"/>
                    </a:xfrm>
                    <a:prstGeom prst="rect">
                      <a:avLst/>
                    </a:prstGeom>
                    <a:noFill/>
                    <a:ln>
                      <a:noFill/>
                    </a:ln>
                    <a:extLst>
                      <a:ext uri="{53640926-AAD7-44D8-BBD7-CCE9431645EC}">
                        <a14:shadowObscured xmlns:a14="http://schemas.microsoft.com/office/drawing/2010/main"/>
                      </a:ext>
                    </a:extLst>
                  </pic:spPr>
                </pic:pic>
              </a:graphicData>
            </a:graphic>
          </wp:inline>
        </w:drawing>
      </w:r>
      <w:r w:rsidR="002C4857" w:rsidRPr="002C4857">
        <w:rPr>
          <w:noProof/>
          <w:lang w:val="de-LU" w:eastAsia="de-LU"/>
        </w:rPr>
        <w:drawing>
          <wp:inline distT="0" distB="0" distL="0" distR="0" wp14:anchorId="58C6F3E4" wp14:editId="227D9E94">
            <wp:extent cx="2734945" cy="1699494"/>
            <wp:effectExtent l="0" t="0" r="8255" b="0"/>
            <wp:docPr id="4" name="Picture 4" descr="C:\Users\jwittische\Desktop\Projects\Syrphidae_LandGen\xvalDAPC_SP_denov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ittische\Desktop\Projects\Syrphidae_LandGen\xvalDAPC_SP_denovo.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461"/>
                    <a:stretch/>
                  </pic:blipFill>
                  <pic:spPr bwMode="auto">
                    <a:xfrm>
                      <a:off x="0" y="0"/>
                      <a:ext cx="2814557" cy="1748965"/>
                    </a:xfrm>
                    <a:prstGeom prst="rect">
                      <a:avLst/>
                    </a:prstGeom>
                    <a:noFill/>
                    <a:ln>
                      <a:noFill/>
                    </a:ln>
                    <a:extLst>
                      <a:ext uri="{53640926-AAD7-44D8-BBD7-CCE9431645EC}">
                        <a14:shadowObscured xmlns:a14="http://schemas.microsoft.com/office/drawing/2010/main"/>
                      </a:ext>
                    </a:extLst>
                  </pic:spPr>
                </pic:pic>
              </a:graphicData>
            </a:graphic>
          </wp:inline>
        </w:drawing>
      </w:r>
    </w:p>
    <w:p w14:paraId="0AFF447E" w14:textId="1CADB357" w:rsidR="003C3134" w:rsidRDefault="00A33B45" w:rsidP="009A6F39">
      <w:r w:rsidRPr="00A33B45">
        <w:rPr>
          <w:noProof/>
          <w:lang w:val="de-LU" w:eastAsia="de-LU"/>
        </w:rPr>
        <w:drawing>
          <wp:inline distT="0" distB="0" distL="0" distR="0" wp14:anchorId="1A8B8D68" wp14:editId="2388BA79">
            <wp:extent cx="2736300" cy="1952367"/>
            <wp:effectExtent l="0" t="0" r="6985" b="0"/>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5490" cy="2008870"/>
                    </a:xfrm>
                    <a:prstGeom prst="rect">
                      <a:avLst/>
                    </a:prstGeom>
                    <a:noFill/>
                    <a:ln>
                      <a:noFill/>
                    </a:ln>
                  </pic:spPr>
                </pic:pic>
              </a:graphicData>
            </a:graphic>
          </wp:inline>
        </w:drawing>
      </w:r>
      <w:r w:rsidR="0021505B" w:rsidRPr="0021505B">
        <w:rPr>
          <w:noProof/>
          <w:lang w:val="de-LU" w:eastAsia="de-LU"/>
        </w:rPr>
        <w:drawing>
          <wp:inline distT="0" distB="0" distL="0" distR="0" wp14:anchorId="7B2880ED" wp14:editId="042E4418">
            <wp:extent cx="2734945" cy="1951400"/>
            <wp:effectExtent l="0" t="0" r="8255" b="0"/>
            <wp:docPr id="29" name="Picture 29" descr="C:\Users\jwittische\Desktop\Projects\Syrphidae_LandGen\xvalDAPC_denovo_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ittische\Desktop\Projects\Syrphidae_LandGen\xvalDAPC_denovo_M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6999" cy="1988541"/>
                    </a:xfrm>
                    <a:prstGeom prst="rect">
                      <a:avLst/>
                    </a:prstGeom>
                    <a:noFill/>
                    <a:ln>
                      <a:noFill/>
                    </a:ln>
                  </pic:spPr>
                </pic:pic>
              </a:graphicData>
            </a:graphic>
          </wp:inline>
        </w:drawing>
      </w:r>
    </w:p>
    <w:p w14:paraId="5DDDF632" w14:textId="77777777" w:rsidR="003C3134" w:rsidRDefault="003C3134" w:rsidP="009A6F39"/>
    <w:p w14:paraId="361EBA2A" w14:textId="77777777" w:rsidR="00A80E79" w:rsidRDefault="00A80E79" w:rsidP="009A6F39"/>
    <w:p w14:paraId="19CBAB8E" w14:textId="16F5E226" w:rsidR="00702372" w:rsidRPr="00702372" w:rsidRDefault="0071552B" w:rsidP="00702372">
      <w:r>
        <w:rPr>
          <w:b/>
        </w:rPr>
        <w:t>Supplementary figure 2</w:t>
      </w:r>
      <w:r w:rsidR="002034C6" w:rsidRPr="002034C6">
        <w:rPr>
          <w:b/>
        </w:rPr>
        <w:t>.</w:t>
      </w:r>
      <w:r w:rsidR="002034C6">
        <w:rPr>
          <w:b/>
        </w:rPr>
        <w:t xml:space="preserve"> </w:t>
      </w:r>
      <w:r w:rsidR="002034C6">
        <w:t>DAPC cross-validation results</w:t>
      </w:r>
      <w:r w:rsidR="001B287B">
        <w:t>.</w:t>
      </w:r>
      <w:r w:rsidR="002034C6">
        <w:t xml:space="preserve"> </w:t>
      </w:r>
      <w:r w:rsidR="001B287B">
        <w:t xml:space="preserve">A) </w:t>
      </w:r>
      <w:r w:rsidR="002034C6">
        <w:rPr>
          <w:i/>
        </w:rPr>
        <w:t>S. pipiens</w:t>
      </w:r>
      <w:r w:rsidR="002034C6">
        <w:t xml:space="preserve"> with </w:t>
      </w:r>
      <w:r w:rsidR="002034C6">
        <w:rPr>
          <w:i/>
        </w:rPr>
        <w:t>a priori</w:t>
      </w:r>
      <w:r w:rsidR="001B287B">
        <w:t xml:space="preserve"> populations; B) </w:t>
      </w:r>
      <w:r w:rsidR="001B287B">
        <w:rPr>
          <w:i/>
        </w:rPr>
        <w:t xml:space="preserve">S. </w:t>
      </w:r>
      <w:r w:rsidR="001B287B" w:rsidRPr="001B287B">
        <w:rPr>
          <w:i/>
        </w:rPr>
        <w:t>pipiens</w:t>
      </w:r>
      <w:r w:rsidR="001B287B">
        <w:t xml:space="preserve"> with </w:t>
      </w:r>
      <w:r w:rsidR="001B287B">
        <w:rPr>
          <w:i/>
        </w:rPr>
        <w:t xml:space="preserve">de novo </w:t>
      </w:r>
      <w:r w:rsidR="001B287B">
        <w:t>populations; C)</w:t>
      </w:r>
      <w:r w:rsidR="001B287B" w:rsidRPr="001B287B">
        <w:t xml:space="preserve"> </w:t>
      </w:r>
      <w:r w:rsidR="00A80E79">
        <w:rPr>
          <w:i/>
        </w:rPr>
        <w:t>M. florea</w:t>
      </w:r>
      <w:r w:rsidR="00A80E79">
        <w:t xml:space="preserve"> with </w:t>
      </w:r>
      <w:r w:rsidR="00A80E79">
        <w:rPr>
          <w:i/>
        </w:rPr>
        <w:t xml:space="preserve">a priori </w:t>
      </w:r>
      <w:r w:rsidR="00A80E79">
        <w:t>populations</w:t>
      </w:r>
      <w:r w:rsidR="001B287B">
        <w:t>; D)</w:t>
      </w:r>
      <w:r w:rsidR="00A80E79">
        <w:t xml:space="preserve"> </w:t>
      </w:r>
      <w:r w:rsidR="00A80E79">
        <w:rPr>
          <w:i/>
        </w:rPr>
        <w:t>M. florea</w:t>
      </w:r>
      <w:r w:rsidR="00A80E79">
        <w:t xml:space="preserve"> with </w:t>
      </w:r>
      <w:r w:rsidR="00A80E79">
        <w:rPr>
          <w:i/>
        </w:rPr>
        <w:t>de novo</w:t>
      </w:r>
      <w:r w:rsidR="00A80E79">
        <w:t xml:space="preserve"> populations</w:t>
      </w:r>
      <w:r w:rsidR="001B287B">
        <w:t xml:space="preserve">. </w:t>
      </w:r>
      <w:r w:rsidR="002034C6" w:rsidRPr="001B287B">
        <w:t>The</w:t>
      </w:r>
      <w:r w:rsidR="002034C6">
        <w:t xml:space="preserve"> solid and dashed lines represent</w:t>
      </w:r>
      <w:r w:rsidR="002034C6" w:rsidRPr="002034C6">
        <w:t xml:space="preserve"> </w:t>
      </w:r>
      <w:r w:rsidR="002034C6">
        <w:t>the me</w:t>
      </w:r>
      <w:r w:rsidR="002034C6" w:rsidRPr="002034C6">
        <w:t xml:space="preserve">dian and </w:t>
      </w:r>
      <w:r w:rsidR="002034C6">
        <w:t>c</w:t>
      </w:r>
      <w:r w:rsidR="002034C6" w:rsidRPr="002034C6">
        <w:t xml:space="preserve">onfidence </w:t>
      </w:r>
      <w:r w:rsidR="002034C6">
        <w:t>interval for a random c</w:t>
      </w:r>
      <w:r w:rsidR="002034C6" w:rsidRPr="002034C6">
        <w:t>hance</w:t>
      </w:r>
      <w:r w:rsidR="001B287B">
        <w:t xml:space="preserve"> classifier</w:t>
      </w:r>
      <w:r>
        <w:t>.</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WITTISCHE Julian" w:date="2022-11-07T10:17:00Z" w:initials="WJ">
    <w:p w14:paraId="538C64C4" w14:textId="6F9ACE00" w:rsidR="00394CAA" w:rsidRDefault="00394CAA">
      <w:pPr>
        <w:pStyle w:val="CommentText"/>
      </w:pPr>
      <w:r>
        <w:rPr>
          <w:rStyle w:val="CommentReference"/>
        </w:rPr>
        <w:annotationRef/>
      </w:r>
      <w:r>
        <w:t>provisional</w:t>
      </w:r>
    </w:p>
  </w:comment>
  <w:comment w:id="2" w:author="FRANTZ Alain" w:date="2022-11-08T08:45:00Z" w:initials="AF">
    <w:p w14:paraId="7E1BB5B0" w14:textId="189BCC0F" w:rsidR="00394CAA" w:rsidRDefault="00394CAA">
      <w:pPr>
        <w:pStyle w:val="CommentText"/>
      </w:pPr>
      <w:r>
        <w:rPr>
          <w:rStyle w:val="CommentReference"/>
        </w:rPr>
        <w:annotationRef/>
      </w:r>
      <w:r>
        <w:t xml:space="preserve">You need to add the methods stuff about developing the </w:t>
      </w:r>
      <w:proofErr w:type="spellStart"/>
      <w:r>
        <w:t>microsats</w:t>
      </w:r>
      <w:proofErr w:type="spellEnd"/>
      <w:r>
        <w:t>. I will send you the pdf.</w:t>
      </w:r>
    </w:p>
  </w:comment>
  <w:comment w:id="5" w:author="FRANTZ Alain" w:date="2022-11-08T16:19:00Z" w:initials="AF">
    <w:p w14:paraId="54CB81CE" w14:textId="77777777" w:rsidR="00394CAA" w:rsidRDefault="00394CAA" w:rsidP="00445354">
      <w:pPr>
        <w:pStyle w:val="CommentText"/>
      </w:pPr>
      <w:r>
        <w:rPr>
          <w:rStyle w:val="CommentReference"/>
        </w:rPr>
        <w:annotationRef/>
      </w:r>
      <w:r>
        <w:t xml:space="preserve">Culley TM, Stamper TI, Stokes RL et al (2013) An efficient technique for primer development and application that integrates fluorescent labeling and multiplex PCR. Appl Plant Sci 1:1300027. </w:t>
      </w:r>
      <w:hyperlink r:id="rId1" w:history="1">
        <w:r>
          <w:rPr>
            <w:rStyle w:val="Hyperlink"/>
          </w:rPr>
          <w:t>https://doi.org/10.3732/apps.1300027</w:t>
        </w:r>
      </w:hyperlink>
    </w:p>
  </w:comment>
  <w:comment w:id="4" w:author="Julian Wittische" w:date="2022-11-09T23:10:00Z" w:initials="JW">
    <w:p w14:paraId="7BD3BCE5" w14:textId="6C740515" w:rsidR="00394CAA" w:rsidRDefault="00394CAA">
      <w:pPr>
        <w:pStyle w:val="CommentText"/>
      </w:pPr>
      <w:r>
        <w:rPr>
          <w:rStyle w:val="CommentReference"/>
        </w:rPr>
        <w:annotationRef/>
      </w:r>
      <w:r>
        <w:t xml:space="preserve">I don’t understand. Did </w:t>
      </w:r>
      <w:proofErr w:type="spellStart"/>
      <w:r>
        <w:t>Stéphanie</w:t>
      </w:r>
      <w:proofErr w:type="spellEnd"/>
      <w:r>
        <w:t xml:space="preserve"> give me the wrong information. Where do those new values come from?</w:t>
      </w:r>
    </w:p>
  </w:comment>
  <w:comment w:id="15" w:author="FRANTZ Alain" w:date="2022-11-09T07:49:00Z" w:initials="AF">
    <w:p w14:paraId="05C36705" w14:textId="3453DD2B" w:rsidR="00394CAA" w:rsidRDefault="00394CAA">
      <w:pPr>
        <w:pStyle w:val="CommentText"/>
      </w:pPr>
      <w:r>
        <w:rPr>
          <w:rStyle w:val="CommentReference"/>
        </w:rPr>
        <w:annotationRef/>
      </w:r>
      <w:r>
        <w:rPr>
          <w:noProof/>
        </w:rPr>
        <w:t>primer3 should normally already be presented earlier, as allgenetics used it as well.</w:t>
      </w:r>
    </w:p>
  </w:comment>
  <w:comment w:id="34" w:author="Julian Wittische" w:date="2022-11-09T23:10:00Z" w:initials="JW">
    <w:p w14:paraId="39F3F6AF" w14:textId="5F80C544" w:rsidR="00394CAA" w:rsidRDefault="00394CAA">
      <w:pPr>
        <w:pStyle w:val="CommentText"/>
      </w:pPr>
      <w:r>
        <w:rPr>
          <w:rStyle w:val="CommentReference"/>
        </w:rPr>
        <w:annotationRef/>
      </w:r>
      <w:r>
        <w:t xml:space="preserve">Isn’t that what I put in Sup. Table </w:t>
      </w:r>
      <w:proofErr w:type="gramStart"/>
      <w:r>
        <w:t>1 ?</w:t>
      </w:r>
      <w:proofErr w:type="gramEnd"/>
      <w:r>
        <w:t xml:space="preserve"> I do not think this helps to understand the results, so shouldn’t it go to </w:t>
      </w:r>
      <w:proofErr w:type="gramStart"/>
      <w:r>
        <w:t>sup ?</w:t>
      </w:r>
      <w:proofErr w:type="gramEnd"/>
    </w:p>
  </w:comment>
  <w:comment w:id="42" w:author="WITTISCHE Julian" w:date="2022-11-07T10:55:00Z" w:initials="WJ">
    <w:p w14:paraId="13AA072E" w14:textId="77777777" w:rsidR="00394CAA" w:rsidRDefault="00394CAA">
      <w:pPr>
        <w:pStyle w:val="CommentText"/>
      </w:pPr>
      <w:r>
        <w:rPr>
          <w:rStyle w:val="CommentReference"/>
        </w:rPr>
        <w:annotationRef/>
      </w:r>
      <w:r>
        <w:t>Let me know you viz ideas to make this map beautiful. Should I use the original CLC palette, should I choose manually to create aesthetic sub categories?</w:t>
      </w:r>
    </w:p>
    <w:p w14:paraId="2B436B90" w14:textId="75A7D72D" w:rsidR="00394CAA" w:rsidRDefault="00394CAA">
      <w:pPr>
        <w:pStyle w:val="CommentText"/>
      </w:pPr>
      <w:r>
        <w:t>&gt;&gt; why don’t you use the same maps that I used in the proposal? I need to look for them and can help you</w:t>
      </w:r>
    </w:p>
  </w:comment>
  <w:comment w:id="43" w:author="FRANTZ Alain" w:date="2022-11-09T08:13:00Z" w:initials="AF">
    <w:p w14:paraId="3D23827E" w14:textId="1FDF2840" w:rsidR="00394CAA" w:rsidRDefault="00394CAA">
      <w:pPr>
        <w:pStyle w:val="CommentText"/>
      </w:pPr>
      <w:r>
        <w:rPr>
          <w:rStyle w:val="CommentReference"/>
        </w:rPr>
        <w:annotationRef/>
      </w:r>
      <w:r>
        <w:t>Need to put the methodology here. I asked Stephanie to provide the data</w:t>
      </w:r>
    </w:p>
  </w:comment>
  <w:comment w:id="44" w:author="FRANTZ Alain" w:date="2022-11-09T09:36:00Z" w:initials="AF">
    <w:p w14:paraId="57AC4EF1" w14:textId="2D0A3CB8" w:rsidR="00394CAA" w:rsidRDefault="00394CAA">
      <w:pPr>
        <w:pStyle w:val="CommentText"/>
      </w:pPr>
      <w:r>
        <w:rPr>
          <w:rStyle w:val="CommentReference"/>
        </w:rPr>
        <w:annotationRef/>
      </w:r>
      <w:r>
        <w:t xml:space="preserve">This structure is suboptimal. You need to specify: we estimated observed and expected H values using package X. We estimated FST values </w:t>
      </w:r>
      <w:proofErr w:type="gramStart"/>
      <w:r>
        <w:t>using ..</w:t>
      </w:r>
      <w:proofErr w:type="gramEnd"/>
    </w:p>
  </w:comment>
  <w:comment w:id="45" w:author="FRANTZ Alain" w:date="2022-11-09T09:30:00Z" w:initials="AF">
    <w:p w14:paraId="291D98EA" w14:textId="5D97D8E8" w:rsidR="00394CAA" w:rsidRDefault="00394CAA">
      <w:pPr>
        <w:pStyle w:val="CommentText"/>
      </w:pPr>
      <w:r>
        <w:rPr>
          <w:rStyle w:val="CommentReference"/>
        </w:rPr>
        <w:annotationRef/>
      </w:r>
      <w:r>
        <w:t>Did you check the overall trend for IBD</w:t>
      </w:r>
    </w:p>
  </w:comment>
  <w:comment w:id="46" w:author="WITTISCHE Julian" w:date="2022-11-10T10:03:00Z" w:initials="WJ">
    <w:p w14:paraId="6666233F" w14:textId="3076A80C" w:rsidR="0059396D" w:rsidRDefault="0059396D">
      <w:pPr>
        <w:pStyle w:val="CommentText"/>
      </w:pPr>
      <w:r>
        <w:rPr>
          <w:rStyle w:val="CommentReference"/>
        </w:rPr>
        <w:annotationRef/>
      </w:r>
      <w:r>
        <w:t>Yes.</w:t>
      </w:r>
    </w:p>
  </w:comment>
  <w:comment w:id="47" w:author="FRANTZ Alain" w:date="2022-11-09T09:30:00Z" w:initials="AF">
    <w:p w14:paraId="6711D45C" w14:textId="3C0FF403" w:rsidR="00394CAA" w:rsidRDefault="00394CAA">
      <w:pPr>
        <w:pStyle w:val="CommentText"/>
      </w:pPr>
      <w:r>
        <w:rPr>
          <w:rStyle w:val="CommentReference"/>
        </w:rPr>
        <w:annotationRef/>
      </w:r>
      <w:r>
        <w:t xml:space="preserve">This needs to be changed. You need to perform a proper HWE test with correction for multiple tests etc. (using </w:t>
      </w:r>
      <w:proofErr w:type="spellStart"/>
      <w:r>
        <w:t>genepop</w:t>
      </w:r>
      <w:proofErr w:type="spellEnd"/>
      <w:r>
        <w:t xml:space="preserve"> for example) we can discuss how to best do this next time we meet</w:t>
      </w:r>
    </w:p>
    <w:p w14:paraId="4B10EF81" w14:textId="2D40C176" w:rsidR="00394CAA" w:rsidRDefault="00394CAA">
      <w:pPr>
        <w:pStyle w:val="CommentText"/>
      </w:pPr>
      <w:r>
        <w:t>!!!! It is possible that we may have to repeat some analysis depending on the outcome</w:t>
      </w:r>
    </w:p>
  </w:comment>
  <w:comment w:id="49" w:author="FRANTZ Alain" w:date="2022-11-09T09:38:00Z" w:initials="AF">
    <w:p w14:paraId="12B05391" w14:textId="5F543FED" w:rsidR="00394CAA" w:rsidRDefault="00394CAA">
      <w:pPr>
        <w:pStyle w:val="CommentText"/>
      </w:pPr>
      <w:r>
        <w:t xml:space="preserve">After testing for HWE, </w:t>
      </w:r>
      <w:r>
        <w:rPr>
          <w:rStyle w:val="CommentReference"/>
        </w:rPr>
        <w:annotationRef/>
      </w:r>
      <w:r>
        <w:t xml:space="preserve">you should run the structure analysis first to see what the different pops are. We find later that there is not structure, so it doesn’t really make sense to calculate </w:t>
      </w:r>
      <w:proofErr w:type="spellStart"/>
      <w:r>
        <w:t>fst</w:t>
      </w:r>
      <w:proofErr w:type="spellEnd"/>
      <w:r>
        <w:t xml:space="preserve"> between non-existing genetic populations</w:t>
      </w:r>
    </w:p>
  </w:comment>
  <w:comment w:id="58" w:author="FRANTZ Alain" w:date="2022-11-09T09:32:00Z" w:initials="AF">
    <w:p w14:paraId="769AE29D" w14:textId="2BA47F73" w:rsidR="00394CAA" w:rsidRDefault="00394CAA">
      <w:pPr>
        <w:pStyle w:val="CommentText"/>
      </w:pPr>
      <w:r>
        <w:rPr>
          <w:rStyle w:val="CommentReference"/>
        </w:rPr>
        <w:annotationRef/>
      </w:r>
      <w:r>
        <w:t xml:space="preserve">That’s already a discussion </w:t>
      </w:r>
      <w:proofErr w:type="spellStart"/>
      <w:r>
        <w:t>Giv</w:t>
      </w:r>
      <w:proofErr w:type="spellEnd"/>
    </w:p>
  </w:comment>
  <w:comment w:id="70" w:author="FRANTZ Alain" w:date="2022-11-09T09:39:00Z" w:initials="AF">
    <w:p w14:paraId="272B3B2B" w14:textId="76460669" w:rsidR="00394CAA" w:rsidRDefault="00394CAA">
      <w:pPr>
        <w:pStyle w:val="CommentText"/>
      </w:pPr>
      <w:r>
        <w:rPr>
          <w:rStyle w:val="CommentReference"/>
        </w:rPr>
        <w:annotationRef/>
      </w:r>
      <w:r>
        <w:t xml:space="preserve">Sorry, but I don’t agree with this. It is clear that it is K=1 with Pipiens. You need to do the log-likelihood plots, not the table. If you send me the structure results files, I can quickly do these graphs for you. </w:t>
      </w:r>
    </w:p>
  </w:comment>
  <w:comment w:id="71" w:author="FRANTZ Alain" w:date="2022-11-09T09:42:00Z" w:initials="AF">
    <w:p w14:paraId="106031F1" w14:textId="4B92415F" w:rsidR="00394CAA" w:rsidRDefault="00394CAA">
      <w:pPr>
        <w:pStyle w:val="CommentText"/>
      </w:pPr>
      <w:r>
        <w:rPr>
          <w:rStyle w:val="CommentReference"/>
        </w:rPr>
        <w:annotationRef/>
      </w:r>
      <w:r>
        <w:t xml:space="preserve">It would be good to do another Bayesian analysis as well. Baps is quite quick. If you send me your final data and </w:t>
      </w:r>
      <w:proofErr w:type="spellStart"/>
      <w:r>
        <w:t>coordiantes</w:t>
      </w:r>
      <w:proofErr w:type="spellEnd"/>
      <w:r>
        <w:t>, I could run it for you</w:t>
      </w:r>
    </w:p>
  </w:comment>
  <w:comment w:id="72" w:author="FRANTZ Alain" w:date="2022-11-09T09:43:00Z" w:initials="AF">
    <w:p w14:paraId="08475512" w14:textId="77777777" w:rsidR="00394CAA" w:rsidRDefault="00394CAA">
      <w:pPr>
        <w:pStyle w:val="CommentText"/>
      </w:pPr>
      <w:r>
        <w:rPr>
          <w:rStyle w:val="CommentReference"/>
        </w:rPr>
        <w:annotationRef/>
      </w:r>
      <w:r>
        <w:t xml:space="preserve">This is why I don’t like </w:t>
      </w:r>
      <w:proofErr w:type="spellStart"/>
      <w:r>
        <w:t>dapc</w:t>
      </w:r>
      <w:proofErr w:type="spellEnd"/>
      <w:r>
        <w:t>. It is clear that there is little to no structure, yet, you have all the complicated results that only IMHO confuse the reader.</w:t>
      </w:r>
    </w:p>
    <w:p w14:paraId="5A30428B" w14:textId="77777777" w:rsidR="00394CAA" w:rsidRDefault="00394CAA">
      <w:pPr>
        <w:pStyle w:val="CommentText"/>
      </w:pPr>
    </w:p>
    <w:p w14:paraId="006442F3" w14:textId="62A4267A" w:rsidR="00394CAA" w:rsidRDefault="00394CAA">
      <w:pPr>
        <w:pStyle w:val="CommentText"/>
      </w:pPr>
      <w:r>
        <w:t>My gut feeling would be to leave it out and put BAPS or GENELAND in, but I am not religious about it.</w:t>
      </w:r>
    </w:p>
  </w:comment>
  <w:comment w:id="73" w:author="Julian Wittische" w:date="2022-11-09T23:11:00Z" w:initials="JW">
    <w:p w14:paraId="6A1CA1AF" w14:textId="682E1A26" w:rsidR="00394CAA" w:rsidRDefault="00394CAA">
      <w:pPr>
        <w:pStyle w:val="CommentText"/>
      </w:pPr>
      <w:r>
        <w:rPr>
          <w:rStyle w:val="CommentReference"/>
        </w:rPr>
        <w:annotationRef/>
      </w:r>
      <w:r>
        <w:t>I do not understand why we should favor one metric above others and why a graph is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8C64C4" w15:done="0"/>
  <w15:commentEx w15:paraId="7E1BB5B0" w15:done="0"/>
  <w15:commentEx w15:paraId="54CB81CE" w15:done="0"/>
  <w15:commentEx w15:paraId="7BD3BCE5" w15:done="0"/>
  <w15:commentEx w15:paraId="05C36705" w15:done="0"/>
  <w15:commentEx w15:paraId="39F3F6AF" w15:done="0"/>
  <w15:commentEx w15:paraId="2B436B90" w15:done="0"/>
  <w15:commentEx w15:paraId="3D23827E" w15:done="0"/>
  <w15:commentEx w15:paraId="57AC4EF1" w15:done="0"/>
  <w15:commentEx w15:paraId="291D98EA" w15:done="0"/>
  <w15:commentEx w15:paraId="6666233F" w15:paraIdParent="291D98EA" w15:done="0"/>
  <w15:commentEx w15:paraId="4B10EF81" w15:done="0"/>
  <w15:commentEx w15:paraId="12B05391" w15:done="0"/>
  <w15:commentEx w15:paraId="769AE29D" w15:done="0"/>
  <w15:commentEx w15:paraId="272B3B2B" w15:done="0"/>
  <w15:commentEx w15:paraId="106031F1" w15:done="0"/>
  <w15:commentEx w15:paraId="006442F3" w15:done="0"/>
  <w15:commentEx w15:paraId="6A1CA1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020E" w16cex:dateUtc="2022-10-25T22:47:00Z"/>
  <w16cex:commentExtensible w16cex:durableId="2716B1CC" w16cex:dateUtc="2022-11-09T22:10:00Z"/>
  <w16cex:commentExtensible w16cex:durableId="2716B1F0" w16cex:dateUtc="2022-11-09T22:10:00Z"/>
  <w16cex:commentExtensible w16cex:durableId="2716B224" w16cex:dateUtc="2022-11-09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69EA3EB4" w16cid:durableId="2716AB6E"/>
  <w16cid:commentId w16cid:paraId="669CB9D3" w16cid:durableId="2716AB6F"/>
  <w16cid:commentId w16cid:paraId="40135740" w16cid:durableId="2703020E"/>
  <w16cid:commentId w16cid:paraId="7E1BB5B0" w16cid:durableId="2716AB71"/>
  <w16cid:commentId w16cid:paraId="54CB81CE" w16cid:durableId="2716AB72"/>
  <w16cid:commentId w16cid:paraId="7BD3BCE5" w16cid:durableId="2716B1CC"/>
  <w16cid:commentId w16cid:paraId="05C36705" w16cid:durableId="2716AB73"/>
  <w16cid:commentId w16cid:paraId="39F3F6AF" w16cid:durableId="2716B1F0"/>
  <w16cid:commentId w16cid:paraId="2B436B90" w16cid:durableId="2716AB74"/>
  <w16cid:commentId w16cid:paraId="3D23827E" w16cid:durableId="2716AB76"/>
  <w16cid:commentId w16cid:paraId="57AC4EF1" w16cid:durableId="2716AB77"/>
  <w16cid:commentId w16cid:paraId="291D98EA" w16cid:durableId="2716AB78"/>
  <w16cid:commentId w16cid:paraId="4B10EF81" w16cid:durableId="2716AB79"/>
  <w16cid:commentId w16cid:paraId="12B05391" w16cid:durableId="2716AB7A"/>
  <w16cid:commentId w16cid:paraId="769AE29D" w16cid:durableId="2716AB7B"/>
  <w16cid:commentId w16cid:paraId="272B3B2B" w16cid:durableId="2716AB7C"/>
  <w16cid:commentId w16cid:paraId="106031F1" w16cid:durableId="2716AB7D"/>
  <w16cid:commentId w16cid:paraId="006442F3" w16cid:durableId="2716AB7E"/>
  <w16cid:commentId w16cid:paraId="6A1CA1AF" w16cid:durableId="2716B224"/>
  <w16cid:commentId w16cid:paraId="20F87B75" w16cid:durableId="2716AB7F"/>
  <w16cid:commentId w16cid:paraId="32648E71" w16cid:durableId="2716AB8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BB9D9B" w14:textId="77777777" w:rsidR="00355D79" w:rsidRDefault="00355D79" w:rsidP="001E1E6D">
      <w:pPr>
        <w:spacing w:after="0" w:line="240" w:lineRule="auto"/>
      </w:pPr>
      <w:r>
        <w:separator/>
      </w:r>
    </w:p>
  </w:endnote>
  <w:endnote w:type="continuationSeparator" w:id="0">
    <w:p w14:paraId="6091CF35" w14:textId="77777777" w:rsidR="00355D79" w:rsidRDefault="00355D79"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49DE8CF9" w:rsidR="00394CAA" w:rsidRDefault="00394CAA">
        <w:pPr>
          <w:pStyle w:val="Footer"/>
          <w:jc w:val="right"/>
        </w:pPr>
        <w:r>
          <w:fldChar w:fldCharType="begin"/>
        </w:r>
        <w:r>
          <w:instrText xml:space="preserve"> PAGE   \* MERGEFORMAT </w:instrText>
        </w:r>
        <w:r>
          <w:fldChar w:fldCharType="separate"/>
        </w:r>
        <w:r w:rsidR="00111378">
          <w:rPr>
            <w:noProof/>
          </w:rPr>
          <w:t>20</w:t>
        </w:r>
        <w:r>
          <w:rPr>
            <w:noProof/>
          </w:rPr>
          <w:fldChar w:fldCharType="end"/>
        </w:r>
      </w:p>
    </w:sdtContent>
  </w:sdt>
  <w:p w14:paraId="12BA5F2B" w14:textId="77777777" w:rsidR="00394CAA" w:rsidRDefault="00394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DDD6B" w14:textId="77777777" w:rsidR="00355D79" w:rsidRDefault="00355D79" w:rsidP="001E1E6D">
      <w:pPr>
        <w:spacing w:after="0" w:line="240" w:lineRule="auto"/>
      </w:pPr>
      <w:r>
        <w:separator/>
      </w:r>
    </w:p>
  </w:footnote>
  <w:footnote w:type="continuationSeparator" w:id="0">
    <w:p w14:paraId="613ED0A7" w14:textId="77777777" w:rsidR="00355D79" w:rsidRDefault="00355D79"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2"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TTISCHE Julian">
    <w15:presenceInfo w15:providerId="AD" w15:userId="S-1-5-21-2161675287-2774260526-3437529454-10197"/>
  </w15:person>
  <w15:person w15:author="FRANTZ Alain">
    <w15:presenceInfo w15:providerId="AD" w15:userId="S-1-5-21-2161675287-2774260526-3437529454-6104"/>
  </w15:person>
  <w15:person w15:author="Julian Wittische">
    <w15:presenceInfo w15:providerId="None" w15:userId="Julian Wittisch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71E4"/>
    <w:rsid w:val="00007B93"/>
    <w:rsid w:val="00012CE8"/>
    <w:rsid w:val="000168A2"/>
    <w:rsid w:val="00020207"/>
    <w:rsid w:val="000211A1"/>
    <w:rsid w:val="00026F81"/>
    <w:rsid w:val="0002780C"/>
    <w:rsid w:val="00032E08"/>
    <w:rsid w:val="00036544"/>
    <w:rsid w:val="00037499"/>
    <w:rsid w:val="00042AA8"/>
    <w:rsid w:val="000451BB"/>
    <w:rsid w:val="00056907"/>
    <w:rsid w:val="0006107C"/>
    <w:rsid w:val="00063465"/>
    <w:rsid w:val="000673D4"/>
    <w:rsid w:val="00081D01"/>
    <w:rsid w:val="00084FC3"/>
    <w:rsid w:val="00091236"/>
    <w:rsid w:val="0009538A"/>
    <w:rsid w:val="000963BF"/>
    <w:rsid w:val="000968B8"/>
    <w:rsid w:val="000A369C"/>
    <w:rsid w:val="000B0738"/>
    <w:rsid w:val="000B2CB3"/>
    <w:rsid w:val="000B5A77"/>
    <w:rsid w:val="000B5C6C"/>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101757"/>
    <w:rsid w:val="001028B0"/>
    <w:rsid w:val="00107493"/>
    <w:rsid w:val="0011053D"/>
    <w:rsid w:val="0011071F"/>
    <w:rsid w:val="00111378"/>
    <w:rsid w:val="001205C9"/>
    <w:rsid w:val="00120621"/>
    <w:rsid w:val="0012154E"/>
    <w:rsid w:val="001245B2"/>
    <w:rsid w:val="001360C3"/>
    <w:rsid w:val="00137708"/>
    <w:rsid w:val="00140123"/>
    <w:rsid w:val="0014047B"/>
    <w:rsid w:val="00142FD0"/>
    <w:rsid w:val="001529C0"/>
    <w:rsid w:val="00154AA8"/>
    <w:rsid w:val="001611B4"/>
    <w:rsid w:val="0016339B"/>
    <w:rsid w:val="00163921"/>
    <w:rsid w:val="0016497D"/>
    <w:rsid w:val="00165F8F"/>
    <w:rsid w:val="00166CCD"/>
    <w:rsid w:val="00167856"/>
    <w:rsid w:val="00170453"/>
    <w:rsid w:val="001722B1"/>
    <w:rsid w:val="001737CB"/>
    <w:rsid w:val="00174ED3"/>
    <w:rsid w:val="00175A20"/>
    <w:rsid w:val="00177017"/>
    <w:rsid w:val="00185B82"/>
    <w:rsid w:val="00186566"/>
    <w:rsid w:val="001866A0"/>
    <w:rsid w:val="001A0C5C"/>
    <w:rsid w:val="001A2661"/>
    <w:rsid w:val="001A39B2"/>
    <w:rsid w:val="001B287B"/>
    <w:rsid w:val="001B6B2C"/>
    <w:rsid w:val="001C3D50"/>
    <w:rsid w:val="001C4D16"/>
    <w:rsid w:val="001D2020"/>
    <w:rsid w:val="001D3E35"/>
    <w:rsid w:val="001E0187"/>
    <w:rsid w:val="001E1572"/>
    <w:rsid w:val="001E1E6D"/>
    <w:rsid w:val="001E2830"/>
    <w:rsid w:val="001E39EE"/>
    <w:rsid w:val="001E4B4C"/>
    <w:rsid w:val="001F1176"/>
    <w:rsid w:val="001F6E1B"/>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407E8"/>
    <w:rsid w:val="00243DBA"/>
    <w:rsid w:val="0024761A"/>
    <w:rsid w:val="00250BB6"/>
    <w:rsid w:val="00254EE3"/>
    <w:rsid w:val="002561D9"/>
    <w:rsid w:val="00261396"/>
    <w:rsid w:val="00265C11"/>
    <w:rsid w:val="00267577"/>
    <w:rsid w:val="0027098E"/>
    <w:rsid w:val="00273555"/>
    <w:rsid w:val="002749E1"/>
    <w:rsid w:val="0027716E"/>
    <w:rsid w:val="00293122"/>
    <w:rsid w:val="00293A84"/>
    <w:rsid w:val="002958A5"/>
    <w:rsid w:val="002975CD"/>
    <w:rsid w:val="002A1F11"/>
    <w:rsid w:val="002A33E9"/>
    <w:rsid w:val="002B01EC"/>
    <w:rsid w:val="002C2843"/>
    <w:rsid w:val="002C3192"/>
    <w:rsid w:val="002C4857"/>
    <w:rsid w:val="002C5C2B"/>
    <w:rsid w:val="002C63EF"/>
    <w:rsid w:val="002C6FBA"/>
    <w:rsid w:val="002C7B2D"/>
    <w:rsid w:val="002D45FA"/>
    <w:rsid w:val="002D46A5"/>
    <w:rsid w:val="002E6395"/>
    <w:rsid w:val="002F5CAD"/>
    <w:rsid w:val="002F6B7C"/>
    <w:rsid w:val="002F6F08"/>
    <w:rsid w:val="00302283"/>
    <w:rsid w:val="00304950"/>
    <w:rsid w:val="00304D31"/>
    <w:rsid w:val="003107EE"/>
    <w:rsid w:val="00310AC9"/>
    <w:rsid w:val="0031407A"/>
    <w:rsid w:val="00314DB8"/>
    <w:rsid w:val="00315CCD"/>
    <w:rsid w:val="003216BF"/>
    <w:rsid w:val="00323BFF"/>
    <w:rsid w:val="00323C3B"/>
    <w:rsid w:val="0032742B"/>
    <w:rsid w:val="00330BE7"/>
    <w:rsid w:val="0034214F"/>
    <w:rsid w:val="00344274"/>
    <w:rsid w:val="00345EE0"/>
    <w:rsid w:val="003544EA"/>
    <w:rsid w:val="00355D79"/>
    <w:rsid w:val="003641EA"/>
    <w:rsid w:val="003715BB"/>
    <w:rsid w:val="003738E5"/>
    <w:rsid w:val="00375753"/>
    <w:rsid w:val="0038482E"/>
    <w:rsid w:val="00387FFD"/>
    <w:rsid w:val="00390392"/>
    <w:rsid w:val="0039100B"/>
    <w:rsid w:val="003913DB"/>
    <w:rsid w:val="003946E4"/>
    <w:rsid w:val="00394CAA"/>
    <w:rsid w:val="00397F55"/>
    <w:rsid w:val="003A22AA"/>
    <w:rsid w:val="003A248F"/>
    <w:rsid w:val="003C3134"/>
    <w:rsid w:val="003C3A52"/>
    <w:rsid w:val="003C4446"/>
    <w:rsid w:val="003C4C9B"/>
    <w:rsid w:val="003C7475"/>
    <w:rsid w:val="003D1680"/>
    <w:rsid w:val="003D68F6"/>
    <w:rsid w:val="003D6EAF"/>
    <w:rsid w:val="003E34C1"/>
    <w:rsid w:val="003E4714"/>
    <w:rsid w:val="003F3CD1"/>
    <w:rsid w:val="003F4671"/>
    <w:rsid w:val="003F4DD2"/>
    <w:rsid w:val="003F591F"/>
    <w:rsid w:val="0040773A"/>
    <w:rsid w:val="004139F1"/>
    <w:rsid w:val="004178A9"/>
    <w:rsid w:val="00422AF5"/>
    <w:rsid w:val="00436105"/>
    <w:rsid w:val="004366C6"/>
    <w:rsid w:val="00442A50"/>
    <w:rsid w:val="00444634"/>
    <w:rsid w:val="00445354"/>
    <w:rsid w:val="00453707"/>
    <w:rsid w:val="00455797"/>
    <w:rsid w:val="00463806"/>
    <w:rsid w:val="00463D7C"/>
    <w:rsid w:val="00475EE8"/>
    <w:rsid w:val="00480B08"/>
    <w:rsid w:val="004866D5"/>
    <w:rsid w:val="004937A4"/>
    <w:rsid w:val="004A34B4"/>
    <w:rsid w:val="004A3BDF"/>
    <w:rsid w:val="004A7CCA"/>
    <w:rsid w:val="004B144A"/>
    <w:rsid w:val="004C1C22"/>
    <w:rsid w:val="004C2CEB"/>
    <w:rsid w:val="004D4FD0"/>
    <w:rsid w:val="004E191E"/>
    <w:rsid w:val="004E1993"/>
    <w:rsid w:val="004E41E0"/>
    <w:rsid w:val="004E4302"/>
    <w:rsid w:val="004E5F81"/>
    <w:rsid w:val="004F6FE8"/>
    <w:rsid w:val="0050084B"/>
    <w:rsid w:val="0050365E"/>
    <w:rsid w:val="0050488B"/>
    <w:rsid w:val="00507F33"/>
    <w:rsid w:val="00512650"/>
    <w:rsid w:val="00512C50"/>
    <w:rsid w:val="005179B8"/>
    <w:rsid w:val="00517AC7"/>
    <w:rsid w:val="005242D1"/>
    <w:rsid w:val="00526715"/>
    <w:rsid w:val="00530D25"/>
    <w:rsid w:val="005314A2"/>
    <w:rsid w:val="00546B6C"/>
    <w:rsid w:val="00551B3A"/>
    <w:rsid w:val="005652F2"/>
    <w:rsid w:val="00566FD9"/>
    <w:rsid w:val="00567A1A"/>
    <w:rsid w:val="00571633"/>
    <w:rsid w:val="0057563D"/>
    <w:rsid w:val="00576900"/>
    <w:rsid w:val="005803F9"/>
    <w:rsid w:val="00583F84"/>
    <w:rsid w:val="00586447"/>
    <w:rsid w:val="005868ED"/>
    <w:rsid w:val="005911C0"/>
    <w:rsid w:val="0059396D"/>
    <w:rsid w:val="005943E7"/>
    <w:rsid w:val="005966D4"/>
    <w:rsid w:val="005A14F0"/>
    <w:rsid w:val="005A278A"/>
    <w:rsid w:val="005A64CB"/>
    <w:rsid w:val="005A787B"/>
    <w:rsid w:val="005B3379"/>
    <w:rsid w:val="005B55B5"/>
    <w:rsid w:val="005B5671"/>
    <w:rsid w:val="005B7760"/>
    <w:rsid w:val="005C0B5C"/>
    <w:rsid w:val="005C10E1"/>
    <w:rsid w:val="005C3158"/>
    <w:rsid w:val="005C38C0"/>
    <w:rsid w:val="005D347F"/>
    <w:rsid w:val="005E357A"/>
    <w:rsid w:val="005E37F6"/>
    <w:rsid w:val="005E6B61"/>
    <w:rsid w:val="005F1C2F"/>
    <w:rsid w:val="005F462A"/>
    <w:rsid w:val="005F4EDF"/>
    <w:rsid w:val="005F5810"/>
    <w:rsid w:val="005F7290"/>
    <w:rsid w:val="00601E28"/>
    <w:rsid w:val="00602B8B"/>
    <w:rsid w:val="00602C35"/>
    <w:rsid w:val="00602D3A"/>
    <w:rsid w:val="00604B51"/>
    <w:rsid w:val="006104F9"/>
    <w:rsid w:val="006150F2"/>
    <w:rsid w:val="00615B93"/>
    <w:rsid w:val="00623A8B"/>
    <w:rsid w:val="00626200"/>
    <w:rsid w:val="00627DCE"/>
    <w:rsid w:val="006339BE"/>
    <w:rsid w:val="0064328D"/>
    <w:rsid w:val="006577A9"/>
    <w:rsid w:val="006705B0"/>
    <w:rsid w:val="00670DB0"/>
    <w:rsid w:val="006750AF"/>
    <w:rsid w:val="00675EBE"/>
    <w:rsid w:val="00680903"/>
    <w:rsid w:val="006809BE"/>
    <w:rsid w:val="00681ED5"/>
    <w:rsid w:val="00682835"/>
    <w:rsid w:val="006832AD"/>
    <w:rsid w:val="00691E49"/>
    <w:rsid w:val="006959BA"/>
    <w:rsid w:val="006A2B5C"/>
    <w:rsid w:val="006B1091"/>
    <w:rsid w:val="006B35C6"/>
    <w:rsid w:val="006B3B09"/>
    <w:rsid w:val="006B529E"/>
    <w:rsid w:val="006B5EEF"/>
    <w:rsid w:val="006C0B21"/>
    <w:rsid w:val="006C18C5"/>
    <w:rsid w:val="006C2DDA"/>
    <w:rsid w:val="006C38B2"/>
    <w:rsid w:val="006C4E9C"/>
    <w:rsid w:val="006C5E5E"/>
    <w:rsid w:val="006C6DA4"/>
    <w:rsid w:val="006D0E61"/>
    <w:rsid w:val="006D1555"/>
    <w:rsid w:val="006D1903"/>
    <w:rsid w:val="006D21D5"/>
    <w:rsid w:val="006D3B96"/>
    <w:rsid w:val="006D3F70"/>
    <w:rsid w:val="006F0220"/>
    <w:rsid w:val="006F4CB8"/>
    <w:rsid w:val="006F501D"/>
    <w:rsid w:val="00700AB0"/>
    <w:rsid w:val="00701B3D"/>
    <w:rsid w:val="00702372"/>
    <w:rsid w:val="00703021"/>
    <w:rsid w:val="00705A6E"/>
    <w:rsid w:val="007112FD"/>
    <w:rsid w:val="007149A4"/>
    <w:rsid w:val="0071552B"/>
    <w:rsid w:val="007165F4"/>
    <w:rsid w:val="00721524"/>
    <w:rsid w:val="00727029"/>
    <w:rsid w:val="007306E4"/>
    <w:rsid w:val="00731C90"/>
    <w:rsid w:val="00733A88"/>
    <w:rsid w:val="0073488C"/>
    <w:rsid w:val="00741BEF"/>
    <w:rsid w:val="00747CFA"/>
    <w:rsid w:val="00747D1E"/>
    <w:rsid w:val="00747E7F"/>
    <w:rsid w:val="0075181F"/>
    <w:rsid w:val="00752B84"/>
    <w:rsid w:val="00766375"/>
    <w:rsid w:val="0076648F"/>
    <w:rsid w:val="00767854"/>
    <w:rsid w:val="007717BC"/>
    <w:rsid w:val="007750D2"/>
    <w:rsid w:val="00777994"/>
    <w:rsid w:val="00777B20"/>
    <w:rsid w:val="0079323A"/>
    <w:rsid w:val="00796CE2"/>
    <w:rsid w:val="00797571"/>
    <w:rsid w:val="007A40AF"/>
    <w:rsid w:val="007B1CEE"/>
    <w:rsid w:val="007B3B15"/>
    <w:rsid w:val="007B48A4"/>
    <w:rsid w:val="007B7E32"/>
    <w:rsid w:val="007C0E6F"/>
    <w:rsid w:val="007D3983"/>
    <w:rsid w:val="007E2E5D"/>
    <w:rsid w:val="007F04FD"/>
    <w:rsid w:val="007F6DB6"/>
    <w:rsid w:val="008029F0"/>
    <w:rsid w:val="0080586D"/>
    <w:rsid w:val="008163CB"/>
    <w:rsid w:val="008177A0"/>
    <w:rsid w:val="008247FA"/>
    <w:rsid w:val="00824876"/>
    <w:rsid w:val="00847839"/>
    <w:rsid w:val="00847D7F"/>
    <w:rsid w:val="0085182C"/>
    <w:rsid w:val="0085224C"/>
    <w:rsid w:val="00852421"/>
    <w:rsid w:val="0085294B"/>
    <w:rsid w:val="0085357E"/>
    <w:rsid w:val="008549B8"/>
    <w:rsid w:val="00857256"/>
    <w:rsid w:val="00865494"/>
    <w:rsid w:val="00866DF0"/>
    <w:rsid w:val="00871071"/>
    <w:rsid w:val="00871BD4"/>
    <w:rsid w:val="00871CFD"/>
    <w:rsid w:val="00875358"/>
    <w:rsid w:val="00875A11"/>
    <w:rsid w:val="008877BD"/>
    <w:rsid w:val="0089101A"/>
    <w:rsid w:val="00897E0A"/>
    <w:rsid w:val="008A5082"/>
    <w:rsid w:val="008A7189"/>
    <w:rsid w:val="008A74F9"/>
    <w:rsid w:val="008A7998"/>
    <w:rsid w:val="008B17F5"/>
    <w:rsid w:val="008B1819"/>
    <w:rsid w:val="008C163B"/>
    <w:rsid w:val="008C444A"/>
    <w:rsid w:val="008C5F0F"/>
    <w:rsid w:val="008E1916"/>
    <w:rsid w:val="008E1EE2"/>
    <w:rsid w:val="008E2360"/>
    <w:rsid w:val="008E29AC"/>
    <w:rsid w:val="008E3690"/>
    <w:rsid w:val="008E709C"/>
    <w:rsid w:val="008F21C1"/>
    <w:rsid w:val="008F3F54"/>
    <w:rsid w:val="008F46E6"/>
    <w:rsid w:val="008F518D"/>
    <w:rsid w:val="008F54F6"/>
    <w:rsid w:val="008F6B6D"/>
    <w:rsid w:val="008F7BFD"/>
    <w:rsid w:val="00901AB9"/>
    <w:rsid w:val="0090696D"/>
    <w:rsid w:val="0091056A"/>
    <w:rsid w:val="00913306"/>
    <w:rsid w:val="00920804"/>
    <w:rsid w:val="00920AAC"/>
    <w:rsid w:val="0092114A"/>
    <w:rsid w:val="00927A67"/>
    <w:rsid w:val="00933051"/>
    <w:rsid w:val="00940C28"/>
    <w:rsid w:val="00941A24"/>
    <w:rsid w:val="00942DD8"/>
    <w:rsid w:val="00943E08"/>
    <w:rsid w:val="00944BEF"/>
    <w:rsid w:val="00952767"/>
    <w:rsid w:val="009541B6"/>
    <w:rsid w:val="00960A6C"/>
    <w:rsid w:val="009626DC"/>
    <w:rsid w:val="00965DCE"/>
    <w:rsid w:val="00967E5E"/>
    <w:rsid w:val="00970970"/>
    <w:rsid w:val="009722A5"/>
    <w:rsid w:val="00974BF7"/>
    <w:rsid w:val="00976057"/>
    <w:rsid w:val="009767CB"/>
    <w:rsid w:val="00977992"/>
    <w:rsid w:val="009802B6"/>
    <w:rsid w:val="009826ED"/>
    <w:rsid w:val="009874C5"/>
    <w:rsid w:val="00992412"/>
    <w:rsid w:val="009955F0"/>
    <w:rsid w:val="009965BE"/>
    <w:rsid w:val="00996A9D"/>
    <w:rsid w:val="009A1A0A"/>
    <w:rsid w:val="009A26C0"/>
    <w:rsid w:val="009A6F39"/>
    <w:rsid w:val="009A798F"/>
    <w:rsid w:val="009B1F4A"/>
    <w:rsid w:val="009B4D8A"/>
    <w:rsid w:val="009B5004"/>
    <w:rsid w:val="009B5AA2"/>
    <w:rsid w:val="009C3DBF"/>
    <w:rsid w:val="009C7096"/>
    <w:rsid w:val="009D0044"/>
    <w:rsid w:val="009D20B1"/>
    <w:rsid w:val="009D3401"/>
    <w:rsid w:val="009D42EE"/>
    <w:rsid w:val="009D660C"/>
    <w:rsid w:val="009E5EEF"/>
    <w:rsid w:val="009E7585"/>
    <w:rsid w:val="009F4D9B"/>
    <w:rsid w:val="009F6975"/>
    <w:rsid w:val="009F7E71"/>
    <w:rsid w:val="00A02467"/>
    <w:rsid w:val="00A05CC9"/>
    <w:rsid w:val="00A06ACD"/>
    <w:rsid w:val="00A215A4"/>
    <w:rsid w:val="00A24A4C"/>
    <w:rsid w:val="00A2784D"/>
    <w:rsid w:val="00A33B45"/>
    <w:rsid w:val="00A36BC4"/>
    <w:rsid w:val="00A42945"/>
    <w:rsid w:val="00A4653C"/>
    <w:rsid w:val="00A57A05"/>
    <w:rsid w:val="00A61574"/>
    <w:rsid w:val="00A61678"/>
    <w:rsid w:val="00A70415"/>
    <w:rsid w:val="00A74987"/>
    <w:rsid w:val="00A801DF"/>
    <w:rsid w:val="00A80E79"/>
    <w:rsid w:val="00A90A2B"/>
    <w:rsid w:val="00A90C03"/>
    <w:rsid w:val="00A90F45"/>
    <w:rsid w:val="00A93BAB"/>
    <w:rsid w:val="00A93CCF"/>
    <w:rsid w:val="00A966FF"/>
    <w:rsid w:val="00AB1444"/>
    <w:rsid w:val="00AB5C5F"/>
    <w:rsid w:val="00AC300B"/>
    <w:rsid w:val="00AD0696"/>
    <w:rsid w:val="00AD47E5"/>
    <w:rsid w:val="00AE0B66"/>
    <w:rsid w:val="00AF1813"/>
    <w:rsid w:val="00AF1C54"/>
    <w:rsid w:val="00B06AF2"/>
    <w:rsid w:val="00B07B0B"/>
    <w:rsid w:val="00B12EDD"/>
    <w:rsid w:val="00B1726B"/>
    <w:rsid w:val="00B17A9B"/>
    <w:rsid w:val="00B20F7A"/>
    <w:rsid w:val="00B264B4"/>
    <w:rsid w:val="00B31F3E"/>
    <w:rsid w:val="00B34036"/>
    <w:rsid w:val="00B37AC2"/>
    <w:rsid w:val="00B41FD6"/>
    <w:rsid w:val="00B4282A"/>
    <w:rsid w:val="00B52E69"/>
    <w:rsid w:val="00B53E2A"/>
    <w:rsid w:val="00B62221"/>
    <w:rsid w:val="00B664C4"/>
    <w:rsid w:val="00B72960"/>
    <w:rsid w:val="00B72D62"/>
    <w:rsid w:val="00B75A86"/>
    <w:rsid w:val="00B83D26"/>
    <w:rsid w:val="00B95C2C"/>
    <w:rsid w:val="00BA13B5"/>
    <w:rsid w:val="00BA4EDB"/>
    <w:rsid w:val="00BB24CB"/>
    <w:rsid w:val="00BB3668"/>
    <w:rsid w:val="00BB45C4"/>
    <w:rsid w:val="00BC0404"/>
    <w:rsid w:val="00BC2BCD"/>
    <w:rsid w:val="00BC463B"/>
    <w:rsid w:val="00BC7A53"/>
    <w:rsid w:val="00BD497B"/>
    <w:rsid w:val="00BD6B63"/>
    <w:rsid w:val="00BD6D16"/>
    <w:rsid w:val="00BE187D"/>
    <w:rsid w:val="00BE5292"/>
    <w:rsid w:val="00BE6FCE"/>
    <w:rsid w:val="00BE7FFD"/>
    <w:rsid w:val="00BF34D8"/>
    <w:rsid w:val="00BF4293"/>
    <w:rsid w:val="00BF53CF"/>
    <w:rsid w:val="00C02CE4"/>
    <w:rsid w:val="00C04026"/>
    <w:rsid w:val="00C06C61"/>
    <w:rsid w:val="00C07AD6"/>
    <w:rsid w:val="00C1205C"/>
    <w:rsid w:val="00C15E9D"/>
    <w:rsid w:val="00C31CC8"/>
    <w:rsid w:val="00C3325D"/>
    <w:rsid w:val="00C35C4D"/>
    <w:rsid w:val="00C40BEA"/>
    <w:rsid w:val="00C442BB"/>
    <w:rsid w:val="00C46FFF"/>
    <w:rsid w:val="00C507CE"/>
    <w:rsid w:val="00C50DFC"/>
    <w:rsid w:val="00C604D5"/>
    <w:rsid w:val="00C756CD"/>
    <w:rsid w:val="00C77459"/>
    <w:rsid w:val="00C77B81"/>
    <w:rsid w:val="00C83926"/>
    <w:rsid w:val="00C84320"/>
    <w:rsid w:val="00C912B0"/>
    <w:rsid w:val="00C92331"/>
    <w:rsid w:val="00C93385"/>
    <w:rsid w:val="00C94A14"/>
    <w:rsid w:val="00CA22E4"/>
    <w:rsid w:val="00CC245F"/>
    <w:rsid w:val="00CC35FB"/>
    <w:rsid w:val="00CD6AAF"/>
    <w:rsid w:val="00CD7732"/>
    <w:rsid w:val="00CE3BBC"/>
    <w:rsid w:val="00CE5988"/>
    <w:rsid w:val="00CF226C"/>
    <w:rsid w:val="00CF48E1"/>
    <w:rsid w:val="00D02D82"/>
    <w:rsid w:val="00D12BC3"/>
    <w:rsid w:val="00D13265"/>
    <w:rsid w:val="00D15E99"/>
    <w:rsid w:val="00D16AE1"/>
    <w:rsid w:val="00D21018"/>
    <w:rsid w:val="00D273AE"/>
    <w:rsid w:val="00D27DAB"/>
    <w:rsid w:val="00D3081D"/>
    <w:rsid w:val="00D35B21"/>
    <w:rsid w:val="00D36B9C"/>
    <w:rsid w:val="00D41164"/>
    <w:rsid w:val="00D46B2A"/>
    <w:rsid w:val="00D641AB"/>
    <w:rsid w:val="00D669D7"/>
    <w:rsid w:val="00D672A1"/>
    <w:rsid w:val="00D742CB"/>
    <w:rsid w:val="00D74552"/>
    <w:rsid w:val="00D74662"/>
    <w:rsid w:val="00D75CFF"/>
    <w:rsid w:val="00D8188A"/>
    <w:rsid w:val="00D82B31"/>
    <w:rsid w:val="00D84D8F"/>
    <w:rsid w:val="00D84E1C"/>
    <w:rsid w:val="00D95089"/>
    <w:rsid w:val="00DA3363"/>
    <w:rsid w:val="00DA6784"/>
    <w:rsid w:val="00DB1C7F"/>
    <w:rsid w:val="00DB58C8"/>
    <w:rsid w:val="00DC4EF5"/>
    <w:rsid w:val="00DD15EF"/>
    <w:rsid w:val="00DD1B89"/>
    <w:rsid w:val="00DE7D58"/>
    <w:rsid w:val="00DF31E7"/>
    <w:rsid w:val="00DF4911"/>
    <w:rsid w:val="00E02B01"/>
    <w:rsid w:val="00E03377"/>
    <w:rsid w:val="00E04BED"/>
    <w:rsid w:val="00E06A24"/>
    <w:rsid w:val="00E07818"/>
    <w:rsid w:val="00E07C04"/>
    <w:rsid w:val="00E2503E"/>
    <w:rsid w:val="00E30521"/>
    <w:rsid w:val="00E353A8"/>
    <w:rsid w:val="00E35C57"/>
    <w:rsid w:val="00E41141"/>
    <w:rsid w:val="00E41CB1"/>
    <w:rsid w:val="00E457A2"/>
    <w:rsid w:val="00E466AD"/>
    <w:rsid w:val="00E5030C"/>
    <w:rsid w:val="00E53600"/>
    <w:rsid w:val="00E56156"/>
    <w:rsid w:val="00E56A2D"/>
    <w:rsid w:val="00E576FE"/>
    <w:rsid w:val="00E72226"/>
    <w:rsid w:val="00E7441F"/>
    <w:rsid w:val="00E75E79"/>
    <w:rsid w:val="00E75EAB"/>
    <w:rsid w:val="00E806BB"/>
    <w:rsid w:val="00E80EA2"/>
    <w:rsid w:val="00E81014"/>
    <w:rsid w:val="00E866D0"/>
    <w:rsid w:val="00E9247B"/>
    <w:rsid w:val="00E933B4"/>
    <w:rsid w:val="00E95D31"/>
    <w:rsid w:val="00E9629B"/>
    <w:rsid w:val="00EA5C10"/>
    <w:rsid w:val="00EA671F"/>
    <w:rsid w:val="00EB4792"/>
    <w:rsid w:val="00EC563A"/>
    <w:rsid w:val="00ED0178"/>
    <w:rsid w:val="00ED0515"/>
    <w:rsid w:val="00ED107B"/>
    <w:rsid w:val="00ED7063"/>
    <w:rsid w:val="00ED7E29"/>
    <w:rsid w:val="00EE0087"/>
    <w:rsid w:val="00EE0E59"/>
    <w:rsid w:val="00EE29EB"/>
    <w:rsid w:val="00EF01BC"/>
    <w:rsid w:val="00EF055D"/>
    <w:rsid w:val="00EF094F"/>
    <w:rsid w:val="00EF54E7"/>
    <w:rsid w:val="00F053CB"/>
    <w:rsid w:val="00F156F3"/>
    <w:rsid w:val="00F15F49"/>
    <w:rsid w:val="00F173A9"/>
    <w:rsid w:val="00F23574"/>
    <w:rsid w:val="00F24C1D"/>
    <w:rsid w:val="00F266AA"/>
    <w:rsid w:val="00F30FFD"/>
    <w:rsid w:val="00F35C53"/>
    <w:rsid w:val="00F3668F"/>
    <w:rsid w:val="00F37673"/>
    <w:rsid w:val="00F4178A"/>
    <w:rsid w:val="00F44CF5"/>
    <w:rsid w:val="00F46AE1"/>
    <w:rsid w:val="00F5333B"/>
    <w:rsid w:val="00F53411"/>
    <w:rsid w:val="00F57983"/>
    <w:rsid w:val="00F622C3"/>
    <w:rsid w:val="00F63B5D"/>
    <w:rsid w:val="00F67664"/>
    <w:rsid w:val="00F74088"/>
    <w:rsid w:val="00F76287"/>
    <w:rsid w:val="00F80074"/>
    <w:rsid w:val="00FA04FD"/>
    <w:rsid w:val="00FA1914"/>
    <w:rsid w:val="00FA4705"/>
    <w:rsid w:val="00FA69E1"/>
    <w:rsid w:val="00FA6AAD"/>
    <w:rsid w:val="00FB15C8"/>
    <w:rsid w:val="00FC2987"/>
    <w:rsid w:val="00FC703C"/>
    <w:rsid w:val="00FD5202"/>
    <w:rsid w:val="00FE35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D1899"/>
  <w15:chartTrackingRefBased/>
  <w15:docId w15:val="{2D94BC01-DBBA-4102-AAB3-B63B0D990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3732/apps.1300027"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s://link.springer.com/article/10.1007/s10531-020-01941-7"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rwintreeoflife/darwintreeoflife.data" TargetMode="External"/><Relationship Id="rId24" Type="http://schemas.openxmlformats.org/officeDocument/2006/relationships/image" Target="media/image12.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s://www.ncbi.nlm.nih.gov/genome/98123?genome_assembly_id=1557693"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1.xml"/><Relationship Id="rId35"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3E928-02C0-4125-9114-4F8DEBA47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44828</Words>
  <Characters>282422</Characters>
  <Application>Microsoft Office Word</Application>
  <DocSecurity>0</DocSecurity>
  <Lines>2353</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WITTISCHE Julian</cp:lastModifiedBy>
  <cp:revision>38</cp:revision>
  <dcterms:created xsi:type="dcterms:W3CDTF">2022-11-09T05:40:00Z</dcterms:created>
  <dcterms:modified xsi:type="dcterms:W3CDTF">2022-11-10T09:41:00Z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id="cDwJYErm"/&gt;&lt;style id="http://www.zotero.org/styles/biological-conservation"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